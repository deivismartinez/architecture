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eading=h.mvchkug0usv3" w:colFirst="0" w:colLast="0" w:displacedByCustomXml="next"/>
    <w:bookmarkEnd w:id="0" w:displacedByCustomXml="next"/>
    <w:sdt>
      <w:sdtPr>
        <w:tag w:val="goog_rdk_0"/>
        <w:id w:val="-1129622818"/>
      </w:sdtPr>
      <w:sdtEndPr/>
      <w:sdtContent>
        <w:p w14:paraId="00000001" w14:textId="77777777" w:rsidR="00500F2A" w:rsidRDefault="00EC7BAA">
          <w:pPr>
            <w:pStyle w:val="Ttulo1"/>
            <w:ind w:firstLine="360"/>
            <w:jc w:val="center"/>
            <w:rPr>
              <w:sz w:val="28"/>
              <w:szCs w:val="28"/>
            </w:rPr>
          </w:pPr>
          <w:r>
            <w:rPr>
              <w:sz w:val="28"/>
              <w:szCs w:val="28"/>
            </w:rPr>
            <w:t>Aplicación Web para la gestión y seguimiento de ganado bovino</w:t>
          </w:r>
        </w:p>
      </w:sdtContent>
    </w:sdt>
    <w:p w14:paraId="00000002" w14:textId="77777777" w:rsidR="00500F2A" w:rsidRDefault="00500F2A">
      <w:pPr>
        <w:pStyle w:val="Ttulo1"/>
        <w:ind w:firstLine="360"/>
        <w:jc w:val="both"/>
      </w:pPr>
      <w:bookmarkStart w:id="1" w:name="_heading=h.mqn4ujhtxbq9" w:colFirst="0" w:colLast="0"/>
      <w:bookmarkEnd w:id="1"/>
    </w:p>
    <w:bookmarkStart w:id="2" w:name="_heading=h.gjdgxs" w:colFirst="0" w:colLast="0" w:displacedByCustomXml="next"/>
    <w:bookmarkEnd w:id="2" w:displacedByCustomXml="next"/>
    <w:sdt>
      <w:sdtPr>
        <w:tag w:val="goog_rdk_1"/>
        <w:id w:val="1938473054"/>
      </w:sdtPr>
      <w:sdtEndPr/>
      <w:sdtContent>
        <w:p w14:paraId="00000003" w14:textId="77777777" w:rsidR="00500F2A" w:rsidRDefault="00EC7BAA">
          <w:pPr>
            <w:pStyle w:val="Ttulo1"/>
            <w:numPr>
              <w:ilvl w:val="0"/>
              <w:numId w:val="8"/>
            </w:numPr>
            <w:ind w:left="720" w:hanging="720"/>
            <w:jc w:val="both"/>
          </w:pPr>
          <w:r>
            <w:t>El Introducción</w:t>
          </w:r>
        </w:p>
      </w:sdtContent>
    </w:sdt>
    <w:p w14:paraId="00000004" w14:textId="77777777" w:rsidR="00500F2A" w:rsidRDefault="00500F2A"/>
    <w:sdt>
      <w:sdtPr>
        <w:tag w:val="goog_rdk_2"/>
        <w:id w:val="722332791"/>
      </w:sdtPr>
      <w:sdtEndPr/>
      <w:sdtContent>
        <w:p w14:paraId="00000005" w14:textId="77777777" w:rsidR="00500F2A" w:rsidRDefault="00EC7BAA">
          <w:pPr>
            <w:pStyle w:val="Ttulo2"/>
            <w:numPr>
              <w:ilvl w:val="1"/>
              <w:numId w:val="8"/>
            </w:numPr>
            <w:rPr>
              <w:sz w:val="24"/>
              <w:szCs w:val="24"/>
            </w:rPr>
          </w:pPr>
          <w:r>
            <w:rPr>
              <w:sz w:val="24"/>
              <w:szCs w:val="24"/>
            </w:rPr>
            <w:t>Propósito</w:t>
          </w:r>
        </w:p>
      </w:sdtContent>
    </w:sdt>
    <w:p w14:paraId="00000006" w14:textId="77777777" w:rsidR="00500F2A" w:rsidRDefault="00500F2A"/>
    <w:p w14:paraId="00000007" w14:textId="77777777" w:rsidR="00500F2A" w:rsidRDefault="00EC7BAA">
      <w:pPr>
        <w:spacing w:line="360" w:lineRule="auto"/>
        <w:jc w:val="both"/>
        <w:rPr>
          <w:rFonts w:ascii="Arial" w:eastAsia="Arial" w:hAnsi="Arial" w:cs="Arial"/>
          <w:sz w:val="24"/>
          <w:szCs w:val="24"/>
        </w:rPr>
      </w:pPr>
      <w:r>
        <w:rPr>
          <w:rFonts w:ascii="Arial" w:eastAsia="Arial" w:hAnsi="Arial" w:cs="Arial"/>
          <w:sz w:val="24"/>
          <w:szCs w:val="24"/>
        </w:rPr>
        <w:t xml:space="preserve">En el siguiente texto se describen los procedimientos para la creación de una aplicación web que permita a las empresas ganaderas gestionar los datos de: animales (bovinos), socios, stock de insumos, control de estados, novedades, notificaciones  y ventas </w:t>
      </w:r>
      <w:r>
        <w:rPr>
          <w:rFonts w:ascii="Arial" w:eastAsia="Arial" w:hAnsi="Arial" w:cs="Arial"/>
          <w:sz w:val="24"/>
          <w:szCs w:val="24"/>
        </w:rPr>
        <w:t>realizadas. Este sistema permitirá</w:t>
      </w:r>
      <w:sdt>
        <w:sdtPr>
          <w:tag w:val="goog_rdk_3"/>
          <w:id w:val="-240248617"/>
        </w:sdtPr>
        <w:sdtEndPr/>
        <w:sdtContent>
          <w:ins w:id="3" w:author="Eydy SUAREZ BRIEVA" w:date="2023-09-11T16:06:00Z">
            <w:r>
              <w:rPr>
                <w:rFonts w:ascii="Arial" w:eastAsia="Arial" w:hAnsi="Arial" w:cs="Arial"/>
                <w:sz w:val="24"/>
                <w:szCs w:val="24"/>
              </w:rPr>
              <w:t xml:space="preserve"> sistematizar,</w:t>
            </w:r>
          </w:ins>
        </w:sdtContent>
      </w:sdt>
      <w:r>
        <w:rPr>
          <w:rFonts w:ascii="Arial" w:eastAsia="Arial" w:hAnsi="Arial" w:cs="Arial"/>
          <w:sz w:val="24"/>
          <w:szCs w:val="24"/>
        </w:rPr>
        <w:t xml:space="preserve"> optimizar y automatizar los procesos realizados en las labores cotidianas de las mencionadas empresas y llevar un control más transparente para los socios de estas. A su vez, permitirá generar reportes que</w:t>
      </w:r>
      <w:r>
        <w:rPr>
          <w:rFonts w:ascii="Arial" w:eastAsia="Arial" w:hAnsi="Arial" w:cs="Arial"/>
          <w:sz w:val="24"/>
          <w:szCs w:val="24"/>
        </w:rPr>
        <w:t xml:space="preserve"> </w:t>
      </w:r>
      <w:sdt>
        <w:sdtPr>
          <w:tag w:val="goog_rdk_4"/>
          <w:id w:val="781306423"/>
        </w:sdtPr>
        <w:sdtEndPr/>
        <w:sdtContent>
          <w:ins w:id="4" w:author="Eydy SUAREZ BRIEVA" w:date="2023-09-11T16:06:00Z">
            <w:r>
              <w:rPr>
                <w:rFonts w:ascii="Arial" w:eastAsia="Arial" w:hAnsi="Arial" w:cs="Arial"/>
                <w:sz w:val="24"/>
                <w:szCs w:val="24"/>
              </w:rPr>
              <w:t xml:space="preserve">para </w:t>
            </w:r>
          </w:ins>
        </w:sdtContent>
      </w:sdt>
      <w:sdt>
        <w:sdtPr>
          <w:tag w:val="goog_rdk_5"/>
          <w:id w:val="262960522"/>
        </w:sdtPr>
        <w:sdtEndPr/>
        <w:sdtContent>
          <w:del w:id="5" w:author="Eydy SUAREZ BRIEVA" w:date="2023-09-11T16:06:00Z">
            <w:r>
              <w:rPr>
                <w:rFonts w:ascii="Arial" w:eastAsia="Arial" w:hAnsi="Arial" w:cs="Arial"/>
                <w:sz w:val="24"/>
                <w:szCs w:val="24"/>
              </w:rPr>
              <w:delText>permitan</w:delText>
            </w:r>
          </w:del>
        </w:sdtContent>
      </w:sdt>
      <w:r>
        <w:rPr>
          <w:rFonts w:ascii="Arial" w:eastAsia="Arial" w:hAnsi="Arial" w:cs="Arial"/>
          <w:sz w:val="24"/>
          <w:szCs w:val="24"/>
        </w:rPr>
        <w:t xml:space="preserve"> identificar posibles falencias y apoyar en la toma de decisiones.</w:t>
      </w:r>
    </w:p>
    <w:p w14:paraId="00000008" w14:textId="77777777" w:rsidR="00500F2A" w:rsidRDefault="00500F2A">
      <w:pPr>
        <w:tabs>
          <w:tab w:val="left" w:pos="1603"/>
        </w:tabs>
        <w:spacing w:line="360" w:lineRule="auto"/>
        <w:jc w:val="both"/>
        <w:rPr>
          <w:rFonts w:ascii="Arial" w:eastAsia="Arial" w:hAnsi="Arial" w:cs="Arial"/>
          <w:sz w:val="24"/>
          <w:szCs w:val="24"/>
        </w:rPr>
      </w:pPr>
    </w:p>
    <w:bookmarkStart w:id="6" w:name="_heading=h.30j0zll" w:colFirst="0" w:colLast="0" w:displacedByCustomXml="next"/>
    <w:bookmarkEnd w:id="6" w:displacedByCustomXml="next"/>
    <w:sdt>
      <w:sdtPr>
        <w:tag w:val="goog_rdk_6"/>
        <w:id w:val="2090273184"/>
      </w:sdtPr>
      <w:sdtEndPr/>
      <w:sdtContent>
        <w:p w14:paraId="00000009" w14:textId="77777777" w:rsidR="00500F2A" w:rsidRDefault="00EC7BAA">
          <w:pPr>
            <w:pStyle w:val="Ttulo2"/>
            <w:numPr>
              <w:ilvl w:val="1"/>
              <w:numId w:val="4"/>
            </w:numPr>
            <w:jc w:val="both"/>
            <w:rPr>
              <w:sz w:val="24"/>
              <w:szCs w:val="24"/>
            </w:rPr>
          </w:pPr>
          <w:r>
            <w:rPr>
              <w:sz w:val="24"/>
              <w:szCs w:val="24"/>
            </w:rPr>
            <w:t>Alcance</w:t>
          </w:r>
        </w:p>
      </w:sdtContent>
    </w:sdt>
    <w:p w14:paraId="0000000A" w14:textId="77777777" w:rsidR="00500F2A" w:rsidRDefault="00500F2A"/>
    <w:p w14:paraId="0000000B" w14:textId="77777777" w:rsidR="00500F2A" w:rsidRDefault="00EC7BAA">
      <w:pPr>
        <w:spacing w:line="360" w:lineRule="auto"/>
        <w:jc w:val="both"/>
        <w:rPr>
          <w:rFonts w:ascii="Arial" w:eastAsia="Arial" w:hAnsi="Arial" w:cs="Arial"/>
          <w:sz w:val="24"/>
          <w:szCs w:val="24"/>
        </w:rPr>
      </w:pPr>
      <w:r>
        <w:rPr>
          <w:rFonts w:ascii="Arial" w:eastAsia="Arial" w:hAnsi="Arial" w:cs="Arial"/>
          <w:sz w:val="24"/>
          <w:szCs w:val="24"/>
        </w:rPr>
        <w:t>El sistema propuesto está diseñado específicamente para los propietarios de fincas ganaderas en el territorio nacional colombiano que buscan automatizar y opti</w:t>
      </w:r>
      <w:r>
        <w:rPr>
          <w:rFonts w:ascii="Arial" w:eastAsia="Arial" w:hAnsi="Arial" w:cs="Arial"/>
          <w:sz w:val="24"/>
          <w:szCs w:val="24"/>
        </w:rPr>
        <w:t>mizar sus procesos de negocio en la industria ganadera. Este sistema de información web ofrecerá las siguientes funcionalidades:</w:t>
      </w:r>
    </w:p>
    <w:p w14:paraId="0000000C" w14:textId="77777777" w:rsidR="00500F2A" w:rsidRDefault="00500F2A">
      <w:pPr>
        <w:spacing w:line="360" w:lineRule="auto"/>
        <w:jc w:val="both"/>
        <w:rPr>
          <w:rFonts w:ascii="Arial" w:eastAsia="Arial" w:hAnsi="Arial" w:cs="Arial"/>
          <w:sz w:val="24"/>
          <w:szCs w:val="24"/>
        </w:rPr>
      </w:pPr>
    </w:p>
    <w:p w14:paraId="0000000D" w14:textId="77777777" w:rsidR="00500F2A" w:rsidRDefault="00EC7BAA">
      <w:pPr>
        <w:numPr>
          <w:ilvl w:val="0"/>
          <w:numId w:val="3"/>
        </w:numPr>
        <w:spacing w:line="360" w:lineRule="auto"/>
        <w:jc w:val="both"/>
        <w:rPr>
          <w:sz w:val="24"/>
          <w:szCs w:val="24"/>
        </w:rPr>
      </w:pPr>
      <w:r>
        <w:rPr>
          <w:rFonts w:ascii="Arial" w:eastAsia="Arial" w:hAnsi="Arial" w:cs="Arial"/>
          <w:b/>
          <w:sz w:val="24"/>
          <w:szCs w:val="24"/>
        </w:rPr>
        <w:t>Gestión Integral de Ganado</w:t>
      </w:r>
      <w:r>
        <w:rPr>
          <w:rFonts w:ascii="Arial" w:eastAsia="Arial" w:hAnsi="Arial" w:cs="Arial"/>
          <w:sz w:val="24"/>
          <w:szCs w:val="24"/>
        </w:rPr>
        <w:t>: Administración centralizada de los registros de reses, incluyendo datos como edad, sexo, peso, eta</w:t>
      </w:r>
      <w:r>
        <w:rPr>
          <w:rFonts w:ascii="Arial" w:eastAsia="Arial" w:hAnsi="Arial" w:cs="Arial"/>
          <w:sz w:val="24"/>
          <w:szCs w:val="24"/>
        </w:rPr>
        <w:t>pa, producción láctea, madre, padre desarrollo y estado de salud.</w:t>
      </w:r>
    </w:p>
    <w:p w14:paraId="0000000E" w14:textId="77777777" w:rsidR="00500F2A" w:rsidRDefault="00EC7BAA">
      <w:pPr>
        <w:numPr>
          <w:ilvl w:val="0"/>
          <w:numId w:val="3"/>
        </w:numPr>
        <w:spacing w:line="360" w:lineRule="auto"/>
        <w:jc w:val="both"/>
        <w:rPr>
          <w:sz w:val="24"/>
          <w:szCs w:val="24"/>
        </w:rPr>
      </w:pPr>
      <w:r>
        <w:rPr>
          <w:rFonts w:ascii="Arial" w:eastAsia="Arial" w:hAnsi="Arial" w:cs="Arial"/>
          <w:b/>
          <w:sz w:val="24"/>
          <w:szCs w:val="24"/>
        </w:rPr>
        <w:t>Control y seguimiento al ganado</w:t>
      </w:r>
      <w:r>
        <w:rPr>
          <w:rFonts w:ascii="Arial" w:eastAsia="Arial" w:hAnsi="Arial" w:cs="Arial"/>
          <w:sz w:val="24"/>
          <w:szCs w:val="24"/>
        </w:rPr>
        <w:t xml:space="preserve">:  Se notificará al propietario y administrador la novedad del animal (estado, etapa, vacunación y venta). </w:t>
      </w:r>
    </w:p>
    <w:p w14:paraId="0000000F" w14:textId="77777777" w:rsidR="00500F2A" w:rsidRDefault="00EC7BAA">
      <w:pPr>
        <w:numPr>
          <w:ilvl w:val="0"/>
          <w:numId w:val="3"/>
        </w:numPr>
        <w:spacing w:line="360" w:lineRule="auto"/>
        <w:jc w:val="both"/>
        <w:rPr>
          <w:sz w:val="24"/>
          <w:szCs w:val="24"/>
        </w:rPr>
      </w:pPr>
      <w:r>
        <w:rPr>
          <w:rFonts w:ascii="Arial" w:eastAsia="Arial" w:hAnsi="Arial" w:cs="Arial"/>
          <w:b/>
          <w:sz w:val="24"/>
          <w:szCs w:val="24"/>
        </w:rPr>
        <w:t>Gestionar productos o insumos</w:t>
      </w:r>
      <w:r>
        <w:rPr>
          <w:rFonts w:ascii="Arial" w:eastAsia="Arial" w:hAnsi="Arial" w:cs="Arial"/>
          <w:sz w:val="24"/>
          <w:szCs w:val="24"/>
        </w:rPr>
        <w:t>: Registrar los produc</w:t>
      </w:r>
      <w:r>
        <w:rPr>
          <w:rFonts w:ascii="Arial" w:eastAsia="Arial" w:hAnsi="Arial" w:cs="Arial"/>
          <w:sz w:val="24"/>
          <w:szCs w:val="24"/>
        </w:rPr>
        <w:t>tos de uso diario en las empresas ganaderas para su control e inventario (vacunas, alimentos, medicamentos).</w:t>
      </w:r>
    </w:p>
    <w:p w14:paraId="00000010" w14:textId="77777777" w:rsidR="00500F2A" w:rsidRDefault="00EC7BAA">
      <w:pPr>
        <w:numPr>
          <w:ilvl w:val="0"/>
          <w:numId w:val="3"/>
        </w:numPr>
        <w:spacing w:line="360" w:lineRule="auto"/>
        <w:jc w:val="both"/>
        <w:rPr>
          <w:sz w:val="24"/>
          <w:szCs w:val="24"/>
        </w:rPr>
      </w:pPr>
      <w:r>
        <w:rPr>
          <w:rFonts w:ascii="Arial" w:eastAsia="Arial" w:hAnsi="Arial" w:cs="Arial"/>
          <w:b/>
          <w:sz w:val="24"/>
          <w:szCs w:val="24"/>
        </w:rPr>
        <w:t>Reportes</w:t>
      </w:r>
      <w:r>
        <w:rPr>
          <w:rFonts w:ascii="Arial" w:eastAsia="Arial" w:hAnsi="Arial" w:cs="Arial"/>
          <w:sz w:val="24"/>
          <w:szCs w:val="24"/>
        </w:rPr>
        <w:t xml:space="preserve">: Generación de informes detallados sobre ventas, contratos, </w:t>
      </w:r>
      <w:r>
        <w:rPr>
          <w:rFonts w:ascii="Arial" w:eastAsia="Arial" w:hAnsi="Arial" w:cs="Arial"/>
          <w:sz w:val="24"/>
          <w:szCs w:val="24"/>
        </w:rPr>
        <w:lastRenderedPageBreak/>
        <w:t>compras facilitando el análisis y cumplimiento normativo.</w:t>
      </w:r>
    </w:p>
    <w:p w14:paraId="00000011" w14:textId="77777777" w:rsidR="00500F2A" w:rsidRDefault="00500F2A">
      <w:pPr>
        <w:spacing w:line="360" w:lineRule="auto"/>
        <w:rPr>
          <w:rFonts w:ascii="Arial" w:eastAsia="Arial" w:hAnsi="Arial" w:cs="Arial"/>
          <w:sz w:val="24"/>
          <w:szCs w:val="24"/>
        </w:rPr>
      </w:pPr>
    </w:p>
    <w:p w14:paraId="00000012" w14:textId="77777777" w:rsidR="00500F2A" w:rsidRDefault="00EC7BAA">
      <w:pPr>
        <w:spacing w:line="360" w:lineRule="auto"/>
        <w:jc w:val="both"/>
      </w:pPr>
      <w:r>
        <w:rPr>
          <w:rFonts w:ascii="Arial" w:eastAsia="Arial" w:hAnsi="Arial" w:cs="Arial"/>
          <w:sz w:val="24"/>
          <w:szCs w:val="24"/>
        </w:rPr>
        <w:t>El objetivo princip</w:t>
      </w:r>
      <w:r>
        <w:rPr>
          <w:rFonts w:ascii="Arial" w:eastAsia="Arial" w:hAnsi="Arial" w:cs="Arial"/>
          <w:sz w:val="24"/>
          <w:szCs w:val="24"/>
        </w:rPr>
        <w:t>al de este sistema es mejorar los procesos organizacionales dentro de las fincas ganaderas, proporcionando una visión unificada y simplificando las tareas administrativas. Asimismo, se busca incrementar la transparencia en las ventas y contratos realizados</w:t>
      </w:r>
      <w:r>
        <w:rPr>
          <w:rFonts w:ascii="Arial" w:eastAsia="Arial" w:hAnsi="Arial" w:cs="Arial"/>
          <w:sz w:val="24"/>
          <w:szCs w:val="24"/>
        </w:rPr>
        <w:t>, garantizando una gestión más eficiente y efectiva.</w:t>
      </w:r>
    </w:p>
    <w:p w14:paraId="00000013" w14:textId="77777777" w:rsidR="00500F2A" w:rsidRDefault="00500F2A"/>
    <w:bookmarkStart w:id="7" w:name="_heading=h.1fob9te" w:colFirst="0" w:colLast="0" w:displacedByCustomXml="next"/>
    <w:bookmarkEnd w:id="7" w:displacedByCustomXml="next"/>
    <w:sdt>
      <w:sdtPr>
        <w:tag w:val="goog_rdk_7"/>
        <w:id w:val="2134056993"/>
      </w:sdtPr>
      <w:sdtEndPr/>
      <w:sdtContent>
        <w:p w14:paraId="00000014" w14:textId="77777777" w:rsidR="00500F2A" w:rsidRDefault="00EC7BAA">
          <w:pPr>
            <w:pStyle w:val="Ttulo2"/>
            <w:numPr>
              <w:ilvl w:val="1"/>
              <w:numId w:val="4"/>
            </w:numPr>
            <w:jc w:val="both"/>
            <w:rPr>
              <w:sz w:val="24"/>
              <w:szCs w:val="24"/>
            </w:rPr>
          </w:pPr>
          <w:r>
            <w:rPr>
              <w:sz w:val="24"/>
              <w:szCs w:val="24"/>
            </w:rPr>
            <w:t>Definiciones, Acrónimos, y Abreviaciones</w:t>
          </w:r>
        </w:p>
      </w:sdtContent>
    </w:sdt>
    <w:p w14:paraId="00000015" w14:textId="77777777" w:rsidR="00500F2A" w:rsidRDefault="00500F2A"/>
    <w:p w14:paraId="00000016" w14:textId="77777777" w:rsidR="00500F2A" w:rsidRDefault="00EC7BAA">
      <w:pPr>
        <w:spacing w:line="360" w:lineRule="auto"/>
        <w:jc w:val="both"/>
        <w:rPr>
          <w:rFonts w:ascii="Arial" w:eastAsia="Arial" w:hAnsi="Arial" w:cs="Arial"/>
          <w:sz w:val="24"/>
          <w:szCs w:val="24"/>
        </w:rPr>
      </w:pPr>
      <w:r>
        <w:rPr>
          <w:rFonts w:ascii="Arial" w:eastAsia="Arial" w:hAnsi="Arial" w:cs="Arial"/>
          <w:b/>
          <w:sz w:val="24"/>
          <w:szCs w:val="24"/>
        </w:rPr>
        <w:t>Aplicativo web:</w:t>
      </w:r>
      <w:r>
        <w:rPr>
          <w:rFonts w:ascii="Arial" w:eastAsia="Arial" w:hAnsi="Arial" w:cs="Arial"/>
          <w:sz w:val="24"/>
          <w:szCs w:val="24"/>
        </w:rPr>
        <w:t xml:space="preserve"> aplicaciones que los usuarios pueden utilizar accediendo a un Servidor web a través de Internet o de una intranet mediante un navegador.</w:t>
      </w:r>
    </w:p>
    <w:p w14:paraId="00000017" w14:textId="77777777" w:rsidR="00500F2A" w:rsidRDefault="00EC7BAA">
      <w:pPr>
        <w:spacing w:line="360" w:lineRule="auto"/>
        <w:jc w:val="both"/>
        <w:rPr>
          <w:rFonts w:ascii="Arial" w:eastAsia="Arial" w:hAnsi="Arial" w:cs="Arial"/>
          <w:sz w:val="24"/>
          <w:szCs w:val="24"/>
        </w:rPr>
      </w:pPr>
      <w:r>
        <w:rPr>
          <w:rFonts w:ascii="Arial" w:eastAsia="Arial" w:hAnsi="Arial" w:cs="Arial"/>
          <w:b/>
          <w:sz w:val="24"/>
          <w:szCs w:val="24"/>
        </w:rPr>
        <w:t xml:space="preserve">Finca: </w:t>
      </w:r>
      <w:r>
        <w:rPr>
          <w:rFonts w:ascii="Arial" w:eastAsia="Arial" w:hAnsi="Arial" w:cs="Arial"/>
          <w:sz w:val="24"/>
          <w:szCs w:val="24"/>
        </w:rPr>
        <w:t>Una finca, también denominada en derecho fundo o predio, es una propiedad inmueble que se compone de una porción delimitada de terreno.</w:t>
      </w:r>
    </w:p>
    <w:p w14:paraId="00000018" w14:textId="77777777" w:rsidR="00500F2A" w:rsidRDefault="00EC7BAA">
      <w:pPr>
        <w:spacing w:line="360" w:lineRule="auto"/>
        <w:jc w:val="both"/>
        <w:rPr>
          <w:rFonts w:ascii="Arial" w:eastAsia="Arial" w:hAnsi="Arial" w:cs="Arial"/>
          <w:color w:val="040C28"/>
          <w:sz w:val="24"/>
          <w:szCs w:val="24"/>
        </w:rPr>
      </w:pPr>
      <w:r>
        <w:rPr>
          <w:rFonts w:ascii="Arial" w:eastAsia="Arial" w:hAnsi="Arial" w:cs="Arial"/>
          <w:b/>
          <w:sz w:val="24"/>
          <w:szCs w:val="24"/>
        </w:rPr>
        <w:t xml:space="preserve">Ganado:  </w:t>
      </w:r>
      <w:r>
        <w:rPr>
          <w:rFonts w:ascii="Arial" w:eastAsia="Arial" w:hAnsi="Arial" w:cs="Arial"/>
          <w:sz w:val="24"/>
          <w:szCs w:val="24"/>
        </w:rPr>
        <w:t>Conjunto de animales cuadrúpedos de una o varias especies que son criados para su explotación y comercio</w:t>
      </w:r>
      <w:r>
        <w:rPr>
          <w:rFonts w:ascii="Arial" w:eastAsia="Arial" w:hAnsi="Arial" w:cs="Arial"/>
          <w:sz w:val="24"/>
          <w:szCs w:val="24"/>
        </w:rPr>
        <w:t xml:space="preserve">. </w:t>
      </w:r>
      <w:r>
        <w:rPr>
          <w:rFonts w:ascii="Arial" w:eastAsia="Arial" w:hAnsi="Arial" w:cs="Arial"/>
          <w:color w:val="4D5156"/>
          <w:sz w:val="24"/>
          <w:szCs w:val="24"/>
          <w:highlight w:val="white"/>
        </w:rPr>
        <w:t xml:space="preserve">Los principales tipos de ganado son el </w:t>
      </w:r>
      <w:r>
        <w:rPr>
          <w:rFonts w:ascii="Arial" w:eastAsia="Arial" w:hAnsi="Arial" w:cs="Arial"/>
          <w:color w:val="040C28"/>
          <w:sz w:val="24"/>
          <w:szCs w:val="24"/>
        </w:rPr>
        <w:t>bovino o vacuno (bueyes, toros y vacas), ovino (ovejas), porcino (cerdos), caprino (cabras) y equino (caballos, mulas y burros).</w:t>
      </w:r>
    </w:p>
    <w:p w14:paraId="00000019" w14:textId="77777777" w:rsidR="00500F2A" w:rsidRDefault="00EC7BAA">
      <w:pPr>
        <w:spacing w:line="360" w:lineRule="auto"/>
        <w:jc w:val="both"/>
        <w:rPr>
          <w:rFonts w:ascii="Arial" w:eastAsia="Arial" w:hAnsi="Arial" w:cs="Arial"/>
          <w:color w:val="040C28"/>
          <w:sz w:val="24"/>
          <w:szCs w:val="24"/>
        </w:rPr>
      </w:pPr>
      <w:r>
        <w:rPr>
          <w:rFonts w:ascii="Arial" w:eastAsia="Arial" w:hAnsi="Arial" w:cs="Arial"/>
          <w:b/>
          <w:color w:val="040C28"/>
          <w:sz w:val="24"/>
          <w:szCs w:val="24"/>
        </w:rPr>
        <w:t>Inventario:</w:t>
      </w:r>
      <w:r>
        <w:rPr>
          <w:rFonts w:ascii="Arial" w:eastAsia="Arial" w:hAnsi="Arial" w:cs="Arial"/>
          <w:color w:val="040C28"/>
          <w:sz w:val="24"/>
          <w:szCs w:val="24"/>
        </w:rPr>
        <w:t xml:space="preserve"> </w:t>
      </w:r>
      <w:r>
        <w:rPr>
          <w:rFonts w:ascii="Arial" w:eastAsia="Arial" w:hAnsi="Arial" w:cs="Arial"/>
          <w:color w:val="202124"/>
          <w:sz w:val="24"/>
          <w:szCs w:val="24"/>
          <w:highlight w:val="white"/>
        </w:rPr>
        <w:t>Lista ordenada de bienes y demás cosas valorables que pertenecen a una per</w:t>
      </w:r>
      <w:r>
        <w:rPr>
          <w:rFonts w:ascii="Arial" w:eastAsia="Arial" w:hAnsi="Arial" w:cs="Arial"/>
          <w:color w:val="202124"/>
          <w:sz w:val="24"/>
          <w:szCs w:val="24"/>
          <w:highlight w:val="white"/>
        </w:rPr>
        <w:t>sona, empresa o institución.</w:t>
      </w:r>
    </w:p>
    <w:p w14:paraId="0000001A" w14:textId="77777777" w:rsidR="00500F2A" w:rsidRDefault="00EC7BAA">
      <w:pPr>
        <w:spacing w:line="360" w:lineRule="auto"/>
        <w:jc w:val="both"/>
        <w:rPr>
          <w:rFonts w:ascii="Arial" w:eastAsia="Arial" w:hAnsi="Arial" w:cs="Arial"/>
          <w:color w:val="040C28"/>
          <w:sz w:val="24"/>
          <w:szCs w:val="24"/>
        </w:rPr>
      </w:pPr>
      <w:r>
        <w:rPr>
          <w:rFonts w:ascii="Arial" w:eastAsia="Arial" w:hAnsi="Arial" w:cs="Arial"/>
          <w:b/>
          <w:color w:val="040C28"/>
          <w:sz w:val="24"/>
          <w:szCs w:val="24"/>
        </w:rPr>
        <w:t xml:space="preserve">Procesos de negocio: </w:t>
      </w:r>
      <w:r>
        <w:rPr>
          <w:rFonts w:ascii="Arial" w:eastAsia="Arial" w:hAnsi="Arial" w:cs="Arial"/>
          <w:color w:val="040C28"/>
          <w:sz w:val="24"/>
          <w:szCs w:val="24"/>
        </w:rPr>
        <w:t xml:space="preserve">Una actividad que ofrece valor a los clientes y apoya/gestiona otros procesos. En el contexto de la ganadería, se  trata de </w:t>
      </w:r>
      <w:r>
        <w:rPr>
          <w:rFonts w:ascii="Arial" w:eastAsia="Arial" w:hAnsi="Arial" w:cs="Arial"/>
          <w:color w:val="4D5156"/>
          <w:sz w:val="24"/>
          <w:szCs w:val="24"/>
          <w:highlight w:val="white"/>
        </w:rPr>
        <w:t xml:space="preserve">una actividad del sector primario que </w:t>
      </w:r>
      <w:r>
        <w:rPr>
          <w:rFonts w:ascii="Arial" w:eastAsia="Arial" w:hAnsi="Arial" w:cs="Arial"/>
          <w:color w:val="040C28"/>
          <w:sz w:val="24"/>
          <w:szCs w:val="24"/>
        </w:rPr>
        <w:t>consiste en la cría, tratamiento y reproducc</w:t>
      </w:r>
      <w:r>
        <w:rPr>
          <w:rFonts w:ascii="Arial" w:eastAsia="Arial" w:hAnsi="Arial" w:cs="Arial"/>
          <w:color w:val="040C28"/>
          <w:sz w:val="24"/>
          <w:szCs w:val="24"/>
        </w:rPr>
        <w:t>ión de animales domésticos con fines de producción para el consumo humano.</w:t>
      </w:r>
    </w:p>
    <w:p w14:paraId="0000001B" w14:textId="77777777" w:rsidR="00500F2A" w:rsidRDefault="00EC7BAA">
      <w:pPr>
        <w:spacing w:line="360" w:lineRule="auto"/>
        <w:jc w:val="both"/>
        <w:rPr>
          <w:rFonts w:ascii="Arial" w:eastAsia="Arial" w:hAnsi="Arial" w:cs="Arial"/>
          <w:color w:val="040C28"/>
          <w:sz w:val="24"/>
          <w:szCs w:val="24"/>
        </w:rPr>
      </w:pPr>
      <w:r>
        <w:rPr>
          <w:rFonts w:ascii="Arial" w:eastAsia="Arial" w:hAnsi="Arial" w:cs="Arial"/>
          <w:b/>
          <w:color w:val="040C28"/>
          <w:sz w:val="24"/>
          <w:szCs w:val="24"/>
          <w:highlight w:val="white"/>
        </w:rPr>
        <w:t>Reporte de ventas</w:t>
      </w:r>
      <w:r>
        <w:rPr>
          <w:rFonts w:ascii="Arial" w:eastAsia="Arial" w:hAnsi="Arial" w:cs="Arial"/>
          <w:color w:val="040C28"/>
          <w:sz w:val="24"/>
          <w:szCs w:val="24"/>
          <w:highlight w:val="white"/>
        </w:rPr>
        <w:t xml:space="preserve">: Es un </w:t>
      </w:r>
      <w:hyperlink r:id="rId8">
        <w:r>
          <w:rPr>
            <w:rFonts w:ascii="Arial" w:eastAsia="Arial" w:hAnsi="Arial" w:cs="Arial"/>
            <w:color w:val="040C28"/>
            <w:sz w:val="24"/>
            <w:szCs w:val="24"/>
            <w:highlight w:val="white"/>
          </w:rPr>
          <w:t>informe</w:t>
        </w:r>
      </w:hyperlink>
      <w:r>
        <w:rPr>
          <w:rFonts w:ascii="Arial" w:eastAsia="Arial" w:hAnsi="Arial" w:cs="Arial"/>
          <w:color w:val="040C28"/>
          <w:sz w:val="24"/>
          <w:szCs w:val="24"/>
          <w:highlight w:val="white"/>
        </w:rPr>
        <w:t xml:space="preserve"> o una </w:t>
      </w:r>
      <w:hyperlink r:id="rId9">
        <w:r>
          <w:rPr>
            <w:rFonts w:ascii="Arial" w:eastAsia="Arial" w:hAnsi="Arial" w:cs="Arial"/>
            <w:color w:val="040C28"/>
            <w:sz w:val="24"/>
            <w:szCs w:val="24"/>
            <w:highlight w:val="white"/>
          </w:rPr>
          <w:t>noticia</w:t>
        </w:r>
      </w:hyperlink>
      <w:r>
        <w:rPr>
          <w:rFonts w:ascii="Arial" w:eastAsia="Arial" w:hAnsi="Arial" w:cs="Arial"/>
          <w:color w:val="040C28"/>
          <w:sz w:val="24"/>
          <w:szCs w:val="24"/>
          <w:highlight w:val="white"/>
        </w:rPr>
        <w:t xml:space="preserve">. Este tipo de </w:t>
      </w:r>
      <w:hyperlink r:id="rId10">
        <w:r>
          <w:rPr>
            <w:rFonts w:ascii="Arial" w:eastAsia="Arial" w:hAnsi="Arial" w:cs="Arial"/>
            <w:color w:val="040C28"/>
            <w:sz w:val="24"/>
            <w:szCs w:val="24"/>
            <w:highlight w:val="white"/>
          </w:rPr>
          <w:t>documento</w:t>
        </w:r>
      </w:hyperlink>
      <w:r>
        <w:rPr>
          <w:rFonts w:ascii="Arial" w:eastAsia="Arial" w:hAnsi="Arial" w:cs="Arial"/>
          <w:color w:val="040C28"/>
          <w:sz w:val="24"/>
          <w:szCs w:val="24"/>
          <w:highlight w:val="white"/>
        </w:rPr>
        <w:t xml:space="preserve"> (que puede ser impreso, digital, audiovisual, etc.) pretende transmitir </w:t>
      </w:r>
      <w:hyperlink r:id="rId11">
        <w:r>
          <w:rPr>
            <w:rFonts w:ascii="Arial" w:eastAsia="Arial" w:hAnsi="Arial" w:cs="Arial"/>
            <w:color w:val="040C28"/>
            <w:sz w:val="24"/>
            <w:szCs w:val="24"/>
            <w:highlight w:val="white"/>
          </w:rPr>
          <w:t>información</w:t>
        </w:r>
      </w:hyperlink>
      <w:r>
        <w:rPr>
          <w:rFonts w:ascii="Arial" w:eastAsia="Arial" w:hAnsi="Arial" w:cs="Arial"/>
          <w:color w:val="040C28"/>
          <w:sz w:val="24"/>
          <w:szCs w:val="24"/>
        </w:rPr>
        <w:t xml:space="preserve"> relacionada a las actividades ganaderas.</w:t>
      </w:r>
    </w:p>
    <w:p w14:paraId="0000001C" w14:textId="77777777" w:rsidR="00500F2A" w:rsidRDefault="00EC7BAA">
      <w:pPr>
        <w:spacing w:line="360" w:lineRule="auto"/>
        <w:jc w:val="both"/>
        <w:rPr>
          <w:rFonts w:ascii="Arial" w:eastAsia="Arial" w:hAnsi="Arial" w:cs="Arial"/>
          <w:sz w:val="24"/>
          <w:szCs w:val="24"/>
        </w:rPr>
      </w:pPr>
      <w:r>
        <w:rPr>
          <w:rFonts w:ascii="Arial" w:eastAsia="Arial" w:hAnsi="Arial" w:cs="Arial"/>
          <w:b/>
          <w:sz w:val="24"/>
          <w:szCs w:val="24"/>
        </w:rPr>
        <w:t>Sistema:</w:t>
      </w:r>
      <w:r>
        <w:rPr>
          <w:rFonts w:ascii="Arial" w:eastAsia="Arial" w:hAnsi="Arial" w:cs="Arial"/>
          <w:sz w:val="24"/>
          <w:szCs w:val="24"/>
        </w:rPr>
        <w:t xml:space="preserve"> una cole</w:t>
      </w:r>
      <w:r>
        <w:rPr>
          <w:rFonts w:ascii="Arial" w:eastAsia="Arial" w:hAnsi="Arial" w:cs="Arial"/>
          <w:sz w:val="24"/>
          <w:szCs w:val="24"/>
        </w:rPr>
        <w:t>cción de componentes organizados para cumplir una determinada función o conjunto de funciones.</w:t>
      </w:r>
    </w:p>
    <w:p w14:paraId="0000001D" w14:textId="77777777" w:rsidR="00500F2A" w:rsidRDefault="00EC7BAA">
      <w:pPr>
        <w:spacing w:line="360" w:lineRule="auto"/>
        <w:jc w:val="both"/>
        <w:rPr>
          <w:rFonts w:ascii="Arial" w:eastAsia="Arial" w:hAnsi="Arial" w:cs="Arial"/>
          <w:sz w:val="24"/>
          <w:szCs w:val="24"/>
        </w:rPr>
      </w:pPr>
      <w:bookmarkStart w:id="8" w:name="_heading=h.3znysh7" w:colFirst="0" w:colLast="0"/>
      <w:bookmarkEnd w:id="8"/>
      <w:r>
        <w:rPr>
          <w:rFonts w:ascii="Arial" w:eastAsia="Arial" w:hAnsi="Arial" w:cs="Arial"/>
          <w:b/>
          <w:sz w:val="24"/>
          <w:szCs w:val="24"/>
        </w:rPr>
        <w:t>Socio:</w:t>
      </w:r>
      <w:r>
        <w:rPr>
          <w:rFonts w:ascii="Arial" w:eastAsia="Arial" w:hAnsi="Arial" w:cs="Arial"/>
          <w:sz w:val="24"/>
          <w:szCs w:val="24"/>
        </w:rPr>
        <w:t xml:space="preserve"> Un socio es un agente, persona u organización, que se alía a otro con el fin de lograr un objetivo común.</w:t>
      </w:r>
    </w:p>
    <w:p w14:paraId="0000001E" w14:textId="77777777" w:rsidR="00500F2A" w:rsidRDefault="00EC7BAA">
      <w:pPr>
        <w:spacing w:line="360" w:lineRule="auto"/>
        <w:jc w:val="both"/>
        <w:rPr>
          <w:rFonts w:ascii="Arial" w:eastAsia="Arial" w:hAnsi="Arial" w:cs="Arial"/>
          <w:sz w:val="24"/>
          <w:szCs w:val="24"/>
        </w:rPr>
      </w:pPr>
      <w:r>
        <w:rPr>
          <w:rFonts w:ascii="Arial" w:eastAsia="Arial" w:hAnsi="Arial" w:cs="Arial"/>
          <w:b/>
          <w:sz w:val="24"/>
          <w:szCs w:val="24"/>
        </w:rPr>
        <w:t>Stakeholder del sistema</w:t>
      </w:r>
      <w:r>
        <w:rPr>
          <w:rFonts w:ascii="Arial" w:eastAsia="Arial" w:hAnsi="Arial" w:cs="Arial"/>
          <w:sz w:val="24"/>
          <w:szCs w:val="24"/>
        </w:rPr>
        <w:t xml:space="preserve">: un individuo, equipo u </w:t>
      </w:r>
      <w:r>
        <w:rPr>
          <w:rFonts w:ascii="Arial" w:eastAsia="Arial" w:hAnsi="Arial" w:cs="Arial"/>
          <w:sz w:val="24"/>
          <w:szCs w:val="24"/>
        </w:rPr>
        <w:t>organización (o clases del mismo) con intereses o preocupaciones en relación con un sistema.</w:t>
      </w:r>
    </w:p>
    <w:sdt>
      <w:sdtPr>
        <w:tag w:val="goog_rdk_8"/>
        <w:id w:val="-804471375"/>
      </w:sdtPr>
      <w:sdtEndPr/>
      <w:sdtContent>
        <w:p w14:paraId="0000001F" w14:textId="77777777" w:rsidR="00500F2A" w:rsidRDefault="00EC7BAA">
          <w:pPr>
            <w:pStyle w:val="Ttulo2"/>
            <w:numPr>
              <w:ilvl w:val="1"/>
              <w:numId w:val="4"/>
            </w:numPr>
            <w:jc w:val="both"/>
            <w:rPr>
              <w:sz w:val="24"/>
              <w:szCs w:val="24"/>
            </w:rPr>
          </w:pPr>
          <w:r>
            <w:rPr>
              <w:sz w:val="24"/>
              <w:szCs w:val="24"/>
            </w:rPr>
            <w:t>Referencias</w:t>
          </w:r>
        </w:p>
      </w:sdtContent>
    </w:sdt>
    <w:p w14:paraId="00000020" w14:textId="77777777" w:rsidR="00500F2A" w:rsidRDefault="00500F2A"/>
    <w:p w14:paraId="00000021" w14:textId="77777777" w:rsidR="00500F2A" w:rsidRDefault="00EC7BAA">
      <w:pPr>
        <w:spacing w:line="360" w:lineRule="auto"/>
        <w:jc w:val="both"/>
        <w:rPr>
          <w:rFonts w:ascii="Arial" w:eastAsia="Arial" w:hAnsi="Arial" w:cs="Arial"/>
          <w:sz w:val="24"/>
          <w:szCs w:val="24"/>
        </w:rPr>
      </w:pPr>
      <w:r>
        <w:rPr>
          <w:rFonts w:ascii="Arial" w:eastAsia="Arial" w:hAnsi="Arial" w:cs="Arial"/>
          <w:b/>
          <w:sz w:val="24"/>
          <w:szCs w:val="24"/>
        </w:rPr>
        <w:t>Ley 914 de 2004</w:t>
      </w:r>
      <w:r>
        <w:rPr>
          <w:rFonts w:ascii="Arial" w:eastAsia="Arial" w:hAnsi="Arial" w:cs="Arial"/>
          <w:sz w:val="24"/>
          <w:szCs w:val="24"/>
        </w:rPr>
        <w:t xml:space="preserve"> Se crea el Sistema Nacional de Identificación e Información del Ganado Bovino - SINIGAN, como un programa a través del cual se dispo</w:t>
      </w:r>
      <w:r>
        <w:rPr>
          <w:rFonts w:ascii="Arial" w:eastAsia="Arial" w:hAnsi="Arial" w:cs="Arial"/>
          <w:sz w:val="24"/>
          <w:szCs w:val="24"/>
        </w:rPr>
        <w:t>ndrá de la información de un bovino y sus productos, desde el nacimiento de este, como inicio de la cadena alimenticia, hasta llegar al consumidor final.</w:t>
      </w:r>
    </w:p>
    <w:p w14:paraId="00000022" w14:textId="77777777" w:rsidR="00500F2A" w:rsidRDefault="00500F2A">
      <w:pPr>
        <w:spacing w:line="360" w:lineRule="auto"/>
        <w:jc w:val="both"/>
        <w:rPr>
          <w:rFonts w:ascii="Arial" w:eastAsia="Arial" w:hAnsi="Arial" w:cs="Arial"/>
          <w:sz w:val="24"/>
          <w:szCs w:val="24"/>
        </w:rPr>
      </w:pPr>
    </w:p>
    <w:p w14:paraId="00000023" w14:textId="77777777" w:rsidR="00500F2A" w:rsidRDefault="00EC7BAA">
      <w:pPr>
        <w:spacing w:line="360" w:lineRule="auto"/>
        <w:jc w:val="both"/>
        <w:rPr>
          <w:rFonts w:ascii="Arial" w:eastAsia="Arial" w:hAnsi="Arial" w:cs="Arial"/>
          <w:b/>
          <w:sz w:val="24"/>
          <w:szCs w:val="24"/>
        </w:rPr>
      </w:pPr>
      <w:r>
        <w:rPr>
          <w:rFonts w:ascii="Arial" w:eastAsia="Arial" w:hAnsi="Arial" w:cs="Arial"/>
          <w:b/>
          <w:sz w:val="24"/>
          <w:szCs w:val="24"/>
        </w:rPr>
        <w:t>Ley 89 de 1993</w:t>
      </w:r>
    </w:p>
    <w:p w14:paraId="00000024" w14:textId="77777777" w:rsidR="00500F2A" w:rsidRDefault="00EC7BAA">
      <w:pPr>
        <w:spacing w:line="360" w:lineRule="auto"/>
        <w:jc w:val="both"/>
        <w:rPr>
          <w:rFonts w:ascii="Arial" w:eastAsia="Arial" w:hAnsi="Arial" w:cs="Arial"/>
          <w:sz w:val="24"/>
          <w:szCs w:val="24"/>
        </w:rPr>
      </w:pPr>
      <w:r>
        <w:rPr>
          <w:rFonts w:ascii="Arial" w:eastAsia="Arial" w:hAnsi="Arial" w:cs="Arial"/>
          <w:sz w:val="24"/>
          <w:szCs w:val="24"/>
        </w:rPr>
        <w:t>En la cúal se establece la Cuota de Fomento Ganadero y Lechero y se crea el Fondo Naci</w:t>
      </w:r>
      <w:r>
        <w:rPr>
          <w:rFonts w:ascii="Arial" w:eastAsia="Arial" w:hAnsi="Arial" w:cs="Arial"/>
          <w:sz w:val="24"/>
          <w:szCs w:val="24"/>
        </w:rPr>
        <w:t>onal del Ganado.</w:t>
      </w:r>
    </w:p>
    <w:p w14:paraId="00000025" w14:textId="77777777" w:rsidR="00500F2A" w:rsidRDefault="00500F2A">
      <w:pPr>
        <w:spacing w:line="360" w:lineRule="auto"/>
        <w:jc w:val="both"/>
        <w:rPr>
          <w:rFonts w:ascii="Arial" w:eastAsia="Arial" w:hAnsi="Arial" w:cs="Arial"/>
          <w:sz w:val="24"/>
          <w:szCs w:val="24"/>
        </w:rPr>
      </w:pPr>
    </w:p>
    <w:p w14:paraId="00000026" w14:textId="77777777" w:rsidR="00500F2A" w:rsidRDefault="00EC7BAA">
      <w:pPr>
        <w:spacing w:line="360" w:lineRule="auto"/>
        <w:jc w:val="both"/>
        <w:rPr>
          <w:rFonts w:ascii="Arial" w:eastAsia="Arial" w:hAnsi="Arial" w:cs="Arial"/>
          <w:b/>
          <w:color w:val="000000"/>
          <w:sz w:val="24"/>
          <w:szCs w:val="24"/>
        </w:rPr>
      </w:pPr>
      <w:r>
        <w:rPr>
          <w:rFonts w:ascii="Arial" w:eastAsia="Arial" w:hAnsi="Arial" w:cs="Arial"/>
          <w:b/>
          <w:color w:val="000000"/>
          <w:sz w:val="24"/>
          <w:szCs w:val="24"/>
        </w:rPr>
        <w:t>Resolución 000126 del 19 de abril de 2022</w:t>
      </w:r>
    </w:p>
    <w:p w14:paraId="00000027" w14:textId="77777777" w:rsidR="00500F2A" w:rsidRDefault="00EC7BAA">
      <w:pPr>
        <w:spacing w:line="360" w:lineRule="auto"/>
        <w:jc w:val="both"/>
        <w:rPr>
          <w:rFonts w:ascii="Arial" w:eastAsia="Arial" w:hAnsi="Arial" w:cs="Arial"/>
          <w:color w:val="000000"/>
          <w:sz w:val="18"/>
          <w:szCs w:val="18"/>
        </w:rPr>
      </w:pPr>
      <w:r>
        <w:rPr>
          <w:rFonts w:ascii="Arial" w:eastAsia="Arial" w:hAnsi="Arial" w:cs="Arial"/>
          <w:color w:val="000000"/>
          <w:sz w:val="24"/>
          <w:szCs w:val="24"/>
        </w:rPr>
        <w:t>Tiene como principal objetivo implementar la Política de Ganadería Bovina Sostenible -GBS 2022-2050, la cual busca disminuir los efectos negativos que genera la ganadería bovina extensiva para el medio ambiente, como lo son la deforestación y la emisión de</w:t>
      </w:r>
      <w:r>
        <w:rPr>
          <w:rFonts w:ascii="Arial" w:eastAsia="Arial" w:hAnsi="Arial" w:cs="Arial"/>
          <w:color w:val="000000"/>
          <w:sz w:val="24"/>
          <w:szCs w:val="24"/>
        </w:rPr>
        <w:t xml:space="preserve"> gases de efecto invernadero.</w:t>
      </w:r>
    </w:p>
    <w:p w14:paraId="00000028" w14:textId="77777777" w:rsidR="00500F2A" w:rsidRDefault="00500F2A">
      <w:pPr>
        <w:jc w:val="both"/>
        <w:rPr>
          <w:rFonts w:ascii="Arial" w:eastAsia="Arial" w:hAnsi="Arial" w:cs="Arial"/>
          <w:sz w:val="24"/>
          <w:szCs w:val="24"/>
        </w:rPr>
      </w:pPr>
      <w:bookmarkStart w:id="9" w:name="_heading=h.2et92p0" w:colFirst="0" w:colLast="0"/>
      <w:bookmarkEnd w:id="9"/>
    </w:p>
    <w:p w14:paraId="00000029" w14:textId="77777777" w:rsidR="00500F2A" w:rsidRDefault="00500F2A">
      <w:pPr>
        <w:jc w:val="both"/>
        <w:rPr>
          <w:rFonts w:ascii="Arial" w:eastAsia="Arial" w:hAnsi="Arial" w:cs="Arial"/>
          <w:sz w:val="24"/>
          <w:szCs w:val="24"/>
        </w:rPr>
      </w:pPr>
    </w:p>
    <w:sdt>
      <w:sdtPr>
        <w:tag w:val="goog_rdk_9"/>
        <w:id w:val="-1996331549"/>
      </w:sdtPr>
      <w:sdtEndPr/>
      <w:sdtContent>
        <w:p w14:paraId="0000002A" w14:textId="77777777" w:rsidR="00500F2A" w:rsidRDefault="00EC7BAA">
          <w:pPr>
            <w:pStyle w:val="Ttulo2"/>
            <w:numPr>
              <w:ilvl w:val="1"/>
              <w:numId w:val="4"/>
            </w:numPr>
          </w:pPr>
          <w:r>
            <w:rPr>
              <w:sz w:val="24"/>
              <w:szCs w:val="24"/>
            </w:rPr>
            <w:t>Visión General</w:t>
          </w:r>
        </w:p>
      </w:sdtContent>
    </w:sdt>
    <w:p w14:paraId="0000002B" w14:textId="77777777" w:rsidR="00500F2A" w:rsidRDefault="00500F2A">
      <w:pPr>
        <w:jc w:val="both"/>
        <w:rPr>
          <w:rFonts w:ascii="Arial" w:eastAsia="Arial" w:hAnsi="Arial" w:cs="Arial"/>
          <w:sz w:val="24"/>
          <w:szCs w:val="24"/>
        </w:rPr>
      </w:pPr>
    </w:p>
    <w:p w14:paraId="0000002C" w14:textId="77777777" w:rsidR="00500F2A" w:rsidRDefault="00EC7BAA">
      <w:pPr>
        <w:keepLines/>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El documento se encuentra organizado de la siguiente manera, se detalla el posicionamiento que consiste en resaltar información pertinente sobre la oportunidad de negocio, resumen del problema, el impacto y posicionamiento del producto en el mercado, descr</w:t>
      </w:r>
      <w:r>
        <w:rPr>
          <w:rFonts w:ascii="Arial" w:eastAsia="Arial" w:hAnsi="Arial" w:cs="Arial"/>
          <w:color w:val="000000"/>
          <w:sz w:val="24"/>
          <w:szCs w:val="24"/>
        </w:rPr>
        <w:t>ipción de las partes interesadas con sus respectivos perfiles, requisitos del sistema (funcionales y no funcionales.)</w:t>
      </w:r>
    </w:p>
    <w:p w14:paraId="0000002D" w14:textId="77777777" w:rsidR="00500F2A" w:rsidRDefault="00500F2A">
      <w:pPr>
        <w:jc w:val="both"/>
        <w:rPr>
          <w:rFonts w:ascii="Arial" w:eastAsia="Arial" w:hAnsi="Arial" w:cs="Arial"/>
          <w:sz w:val="24"/>
          <w:szCs w:val="24"/>
        </w:rPr>
      </w:pPr>
    </w:p>
    <w:sdt>
      <w:sdtPr>
        <w:tag w:val="goog_rdk_10"/>
        <w:id w:val="-68659286"/>
      </w:sdtPr>
      <w:sdtEndPr/>
      <w:sdtContent>
        <w:p w14:paraId="0000002E" w14:textId="77777777" w:rsidR="00500F2A" w:rsidRDefault="00EC7BAA">
          <w:pPr>
            <w:pStyle w:val="Ttulo1"/>
            <w:numPr>
              <w:ilvl w:val="0"/>
              <w:numId w:val="4"/>
            </w:numPr>
          </w:pPr>
          <w:r>
            <w:t>Descripciones de la parte interesada y del usuario</w:t>
          </w:r>
        </w:p>
      </w:sdtContent>
    </w:sdt>
    <w:p w14:paraId="0000002F" w14:textId="77777777" w:rsidR="00500F2A" w:rsidRDefault="00500F2A">
      <w:pPr>
        <w:pBdr>
          <w:top w:val="nil"/>
          <w:left w:val="nil"/>
          <w:bottom w:val="nil"/>
          <w:right w:val="nil"/>
          <w:between w:val="nil"/>
        </w:pBdr>
        <w:tabs>
          <w:tab w:val="left" w:pos="540"/>
          <w:tab w:val="left" w:pos="1260"/>
        </w:tabs>
        <w:spacing w:after="120" w:line="276" w:lineRule="auto"/>
        <w:jc w:val="both"/>
      </w:pPr>
    </w:p>
    <w:p w14:paraId="00000030" w14:textId="77777777" w:rsidR="00500F2A" w:rsidRDefault="00EC7BAA">
      <w:pPr>
        <w:numPr>
          <w:ilvl w:val="1"/>
          <w:numId w:val="4"/>
        </w:numPr>
        <w:pBdr>
          <w:top w:val="nil"/>
          <w:left w:val="nil"/>
          <w:bottom w:val="nil"/>
          <w:right w:val="nil"/>
          <w:between w:val="nil"/>
        </w:pBdr>
        <w:tabs>
          <w:tab w:val="left" w:pos="540"/>
          <w:tab w:val="left" w:pos="1260"/>
        </w:tabs>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Para proveer de una forma efectiva productos y servicios que se ajusten a las neces</w:t>
      </w:r>
      <w:r>
        <w:rPr>
          <w:rFonts w:ascii="Arial" w:eastAsia="Arial" w:hAnsi="Arial" w:cs="Arial"/>
          <w:color w:val="000000"/>
          <w:sz w:val="24"/>
          <w:szCs w:val="24"/>
        </w:rPr>
        <w:t>idades de los usuarios, es necesario identificar e involucrar a todos los participantes en el proyecto como parte del proceso de modelado de requerimientos. También es necesario identificar a los usuarios del sistema y asegurarse de que el conjunto de part</w:t>
      </w:r>
      <w:r>
        <w:rPr>
          <w:rFonts w:ascii="Arial" w:eastAsia="Arial" w:hAnsi="Arial" w:cs="Arial"/>
          <w:color w:val="000000"/>
          <w:sz w:val="24"/>
          <w:szCs w:val="24"/>
        </w:rPr>
        <w:t xml:space="preserve">icipantes en el proyecto los representa adecuadamente. Esta </w:t>
      </w:r>
      <w:r>
        <w:rPr>
          <w:rFonts w:ascii="Arial" w:eastAsia="Arial" w:hAnsi="Arial" w:cs="Arial"/>
          <w:color w:val="000000"/>
          <w:sz w:val="24"/>
          <w:szCs w:val="24"/>
        </w:rPr>
        <w:lastRenderedPageBreak/>
        <w:t>sección muestra un perfil de los participantes y de los usuarios involucrados en el proyecto, así como los problemas más importantes que éstos perciben para enfocar la solución propuesta hacia ell</w:t>
      </w:r>
      <w:r>
        <w:rPr>
          <w:rFonts w:ascii="Arial" w:eastAsia="Arial" w:hAnsi="Arial" w:cs="Arial"/>
          <w:color w:val="000000"/>
          <w:sz w:val="24"/>
          <w:szCs w:val="24"/>
        </w:rPr>
        <w:t>os. No describe sus requisitos específicos ya que éstos se capturan mediante otro artefacto. En lugar de esto proporciona la justificación de por qué estos requisitos son necesarios.</w:t>
      </w:r>
    </w:p>
    <w:p w14:paraId="00000031" w14:textId="77777777" w:rsidR="00500F2A" w:rsidRDefault="00500F2A">
      <w:pPr>
        <w:pBdr>
          <w:top w:val="nil"/>
          <w:left w:val="nil"/>
          <w:bottom w:val="nil"/>
          <w:right w:val="nil"/>
          <w:between w:val="nil"/>
        </w:pBdr>
        <w:tabs>
          <w:tab w:val="left" w:pos="540"/>
          <w:tab w:val="left" w:pos="1260"/>
        </w:tabs>
        <w:spacing w:after="120" w:line="276" w:lineRule="auto"/>
        <w:jc w:val="both"/>
        <w:rPr>
          <w:rFonts w:ascii="Arial" w:eastAsia="Arial" w:hAnsi="Arial" w:cs="Arial"/>
          <w:color w:val="000000"/>
          <w:sz w:val="24"/>
          <w:szCs w:val="24"/>
        </w:rPr>
      </w:pPr>
    </w:p>
    <w:sdt>
      <w:sdtPr>
        <w:tag w:val="goog_rdk_11"/>
        <w:id w:val="1774048226"/>
      </w:sdtPr>
      <w:sdtEndPr/>
      <w:sdtContent>
        <w:p w14:paraId="00000032" w14:textId="77777777" w:rsidR="00500F2A" w:rsidRDefault="00EC7BAA">
          <w:pPr>
            <w:pStyle w:val="Ttulo2"/>
            <w:numPr>
              <w:ilvl w:val="1"/>
              <w:numId w:val="4"/>
            </w:numPr>
            <w:rPr>
              <w:sz w:val="24"/>
              <w:szCs w:val="24"/>
            </w:rPr>
          </w:pPr>
          <w:r>
            <w:rPr>
              <w:sz w:val="24"/>
              <w:szCs w:val="24"/>
            </w:rPr>
            <w:t>Demografía del mercado</w:t>
          </w:r>
        </w:p>
      </w:sdtContent>
    </w:sdt>
    <w:p w14:paraId="00000033" w14:textId="77777777" w:rsidR="00500F2A" w:rsidRDefault="00500F2A"/>
    <w:p w14:paraId="00000034" w14:textId="77777777" w:rsidR="00500F2A" w:rsidRDefault="00EC7BAA">
      <w:pPr>
        <w:spacing w:line="360" w:lineRule="auto"/>
        <w:jc w:val="both"/>
        <w:rPr>
          <w:rFonts w:ascii="Arial" w:eastAsia="Arial" w:hAnsi="Arial" w:cs="Arial"/>
          <w:sz w:val="24"/>
          <w:szCs w:val="24"/>
        </w:rPr>
      </w:pPr>
      <w:r>
        <w:rPr>
          <w:rFonts w:ascii="Arial" w:eastAsia="Arial" w:hAnsi="Arial" w:cs="Arial"/>
          <w:sz w:val="24"/>
          <w:szCs w:val="24"/>
        </w:rPr>
        <w:t>Los propietarios de fincas en el territorio nacional de Colombia enfrentan el desafío de integrar tecnología de vanguardia en sus procesos. Este reto surge de la necesidad de aumentar la productividad y rentabilidad en un sector que no solo está en crecimi</w:t>
      </w:r>
      <w:r>
        <w:rPr>
          <w:rFonts w:ascii="Arial" w:eastAsia="Arial" w:hAnsi="Arial" w:cs="Arial"/>
          <w:sz w:val="24"/>
          <w:szCs w:val="24"/>
        </w:rPr>
        <w:t>ento, sino que también es indispensable, ya que constituye la fuente principal de alimentación para la población.</w:t>
      </w:r>
    </w:p>
    <w:p w14:paraId="00000035" w14:textId="77777777" w:rsidR="00500F2A" w:rsidRDefault="00500F2A">
      <w:pPr>
        <w:spacing w:line="360" w:lineRule="auto"/>
        <w:jc w:val="both"/>
        <w:rPr>
          <w:rFonts w:ascii="Arial" w:eastAsia="Arial" w:hAnsi="Arial" w:cs="Arial"/>
          <w:sz w:val="24"/>
          <w:szCs w:val="24"/>
        </w:rPr>
      </w:pPr>
    </w:p>
    <w:p w14:paraId="00000036" w14:textId="77777777" w:rsidR="00500F2A" w:rsidRDefault="00EC7BAA">
      <w:pPr>
        <w:spacing w:line="360" w:lineRule="auto"/>
        <w:jc w:val="both"/>
        <w:rPr>
          <w:rFonts w:ascii="Arial" w:eastAsia="Arial" w:hAnsi="Arial" w:cs="Arial"/>
          <w:sz w:val="24"/>
          <w:szCs w:val="24"/>
        </w:rPr>
      </w:pPr>
      <w:r>
        <w:rPr>
          <w:rFonts w:ascii="Arial" w:eastAsia="Arial" w:hAnsi="Arial" w:cs="Arial"/>
          <w:sz w:val="24"/>
          <w:szCs w:val="24"/>
        </w:rPr>
        <w:t>El sistema que se propone desarrollar permitirá a los propietarios de fincas y a los diversos socios involucrados en la actividad ganadera, t</w:t>
      </w:r>
      <w:r>
        <w:rPr>
          <w:rFonts w:ascii="Arial" w:eastAsia="Arial" w:hAnsi="Arial" w:cs="Arial"/>
          <w:sz w:val="24"/>
          <w:szCs w:val="24"/>
        </w:rPr>
        <w:t>ener una transparencia completa en sus operaciones. Esto incluirá la observación del estado de los animales, seguimiento de novedades (como estado de salud, vacunación, etapa de crecimiento), y la generación de reportes de ventas.</w:t>
      </w:r>
    </w:p>
    <w:p w14:paraId="00000037" w14:textId="77777777" w:rsidR="00500F2A" w:rsidRDefault="00500F2A">
      <w:pPr>
        <w:spacing w:line="360" w:lineRule="auto"/>
        <w:jc w:val="both"/>
        <w:rPr>
          <w:rFonts w:ascii="Arial" w:eastAsia="Arial" w:hAnsi="Arial" w:cs="Arial"/>
          <w:sz w:val="24"/>
          <w:szCs w:val="24"/>
        </w:rPr>
      </w:pPr>
    </w:p>
    <w:p w14:paraId="00000038" w14:textId="77777777" w:rsidR="00500F2A" w:rsidRDefault="00EC7BAA">
      <w:pPr>
        <w:spacing w:line="360" w:lineRule="auto"/>
        <w:jc w:val="both"/>
        <w:rPr>
          <w:rFonts w:ascii="Arial" w:eastAsia="Arial" w:hAnsi="Arial" w:cs="Arial"/>
          <w:sz w:val="24"/>
          <w:szCs w:val="24"/>
        </w:rPr>
      </w:pPr>
      <w:r>
        <w:rPr>
          <w:rFonts w:ascii="Arial" w:eastAsia="Arial" w:hAnsi="Arial" w:cs="Arial"/>
          <w:sz w:val="24"/>
          <w:szCs w:val="24"/>
        </w:rPr>
        <w:t>La automatización de est</w:t>
      </w:r>
      <w:r>
        <w:rPr>
          <w:rFonts w:ascii="Arial" w:eastAsia="Arial" w:hAnsi="Arial" w:cs="Arial"/>
          <w:sz w:val="24"/>
          <w:szCs w:val="24"/>
        </w:rPr>
        <w:t xml:space="preserve">os procesos no solo mejorará la eficiencia organizacional, sino que también optimizará el uso del tiempo y los recursos en las actividades diarias </w:t>
      </w:r>
      <w:sdt>
        <w:sdtPr>
          <w:tag w:val="goog_rdk_12"/>
          <w:id w:val="-177653012"/>
        </w:sdtPr>
        <w:sdtEndPr/>
        <w:sdtContent>
          <w:ins w:id="10" w:author="Eydy SUAREZ BRIEVA" w:date="2023-09-11T16:38:00Z">
            <w:r>
              <w:rPr>
                <w:rFonts w:ascii="Arial" w:eastAsia="Arial" w:hAnsi="Arial" w:cs="Arial"/>
                <w:sz w:val="24"/>
                <w:szCs w:val="24"/>
              </w:rPr>
              <w:t xml:space="preserve">tales </w:t>
            </w:r>
          </w:ins>
        </w:sdtContent>
      </w:sdt>
      <w:r>
        <w:rPr>
          <w:rFonts w:ascii="Arial" w:eastAsia="Arial" w:hAnsi="Arial" w:cs="Arial"/>
          <w:sz w:val="24"/>
          <w:szCs w:val="24"/>
        </w:rPr>
        <w:t>como actualizaciones de</w:t>
      </w:r>
      <w:sdt>
        <w:sdtPr>
          <w:tag w:val="goog_rdk_13"/>
          <w:id w:val="-1226454890"/>
        </w:sdtPr>
        <w:sdtEndPr/>
        <w:sdtContent>
          <w:ins w:id="11" w:author="Eydy SUAREZ BRIEVA" w:date="2023-09-11T16:38:00Z">
            <w:r>
              <w:rPr>
                <w:rFonts w:ascii="Arial" w:eastAsia="Arial" w:hAnsi="Arial" w:cs="Arial"/>
                <w:sz w:val="24"/>
                <w:szCs w:val="24"/>
              </w:rPr>
              <w:t>l</w:t>
            </w:r>
          </w:ins>
        </w:sdtContent>
      </w:sdt>
      <w:r>
        <w:rPr>
          <w:rFonts w:ascii="Arial" w:eastAsia="Arial" w:hAnsi="Arial" w:cs="Arial"/>
          <w:sz w:val="24"/>
          <w:szCs w:val="24"/>
        </w:rPr>
        <w:t xml:space="preserve"> estado</w:t>
      </w:r>
      <w:sdt>
        <w:sdtPr>
          <w:tag w:val="goog_rdk_14"/>
          <w:id w:val="-2025858895"/>
        </w:sdtPr>
        <w:sdtEndPr/>
        <w:sdtContent>
          <w:del w:id="12" w:author="Eydy SUAREZ BRIEVA" w:date="2023-09-11T16:38:00Z">
            <w:r>
              <w:rPr>
                <w:rFonts w:ascii="Arial" w:eastAsia="Arial" w:hAnsi="Arial" w:cs="Arial"/>
                <w:sz w:val="24"/>
                <w:szCs w:val="24"/>
              </w:rPr>
              <w:delText>s</w:delText>
            </w:r>
          </w:del>
        </w:sdtContent>
      </w:sdt>
      <w:r>
        <w:rPr>
          <w:rFonts w:ascii="Arial" w:eastAsia="Arial" w:hAnsi="Arial" w:cs="Arial"/>
          <w:sz w:val="24"/>
          <w:szCs w:val="24"/>
        </w:rPr>
        <w:t xml:space="preserve"> </w:t>
      </w:r>
      <w:sdt>
        <w:sdtPr>
          <w:tag w:val="goog_rdk_15"/>
          <w:id w:val="1794483009"/>
        </w:sdtPr>
        <w:sdtEndPr/>
        <w:sdtContent>
          <w:ins w:id="13" w:author="Eydy SUAREZ BRIEVA" w:date="2023-09-11T16:38:00Z">
            <w:r>
              <w:rPr>
                <w:rFonts w:ascii="Arial" w:eastAsia="Arial" w:hAnsi="Arial" w:cs="Arial"/>
                <w:sz w:val="24"/>
                <w:szCs w:val="24"/>
              </w:rPr>
              <w:t xml:space="preserve">de </w:t>
            </w:r>
          </w:ins>
        </w:sdtContent>
      </w:sdt>
      <w:sdt>
        <w:sdtPr>
          <w:tag w:val="goog_rdk_16"/>
          <w:id w:val="1765264863"/>
        </w:sdtPr>
        <w:sdtEndPr/>
        <w:sdtContent>
          <w:del w:id="14" w:author="Eydy SUAREZ BRIEVA" w:date="2023-09-11T16:38:00Z">
            <w:r>
              <w:rPr>
                <w:rFonts w:ascii="Arial" w:eastAsia="Arial" w:hAnsi="Arial" w:cs="Arial"/>
                <w:sz w:val="24"/>
                <w:szCs w:val="24"/>
              </w:rPr>
              <w:delText>para</w:delText>
            </w:r>
          </w:del>
        </w:sdtContent>
      </w:sdt>
      <w:r>
        <w:rPr>
          <w:rFonts w:ascii="Arial" w:eastAsia="Arial" w:hAnsi="Arial" w:cs="Arial"/>
          <w:sz w:val="24"/>
          <w:szCs w:val="24"/>
        </w:rPr>
        <w:t xml:space="preserve"> los animales, notificaciones a usuarios y administradores, control de vacunación y control de stock de insumos. Además, facilitará la toma de decisiones por parte de los administradores de las fincas ganaderas, quienes también serán usuarios del sistema. </w:t>
      </w:r>
      <w:r>
        <w:rPr>
          <w:rFonts w:ascii="Arial" w:eastAsia="Arial" w:hAnsi="Arial" w:cs="Arial"/>
          <w:sz w:val="24"/>
          <w:szCs w:val="24"/>
        </w:rPr>
        <w:t>De esta manera, la administración de los recursos, como la alimentación y medicina, se realizará de forma más eficaz, contribuyendo a una gestión más eficiente y efectiva de las operaciones en la finca.</w:t>
      </w:r>
    </w:p>
    <w:p w14:paraId="00000039" w14:textId="77777777" w:rsidR="00500F2A" w:rsidRDefault="00500F2A">
      <w:pPr>
        <w:spacing w:line="276" w:lineRule="auto"/>
        <w:jc w:val="both"/>
        <w:rPr>
          <w:rFonts w:ascii="Arial" w:eastAsia="Arial" w:hAnsi="Arial" w:cs="Arial"/>
          <w:sz w:val="24"/>
          <w:szCs w:val="24"/>
        </w:rPr>
      </w:pPr>
    </w:p>
    <w:p w14:paraId="0000003A" w14:textId="77777777" w:rsidR="00500F2A" w:rsidRDefault="00500F2A">
      <w:pPr>
        <w:spacing w:line="276" w:lineRule="auto"/>
        <w:jc w:val="both"/>
        <w:rPr>
          <w:rFonts w:ascii="Arial" w:eastAsia="Arial" w:hAnsi="Arial" w:cs="Arial"/>
          <w:sz w:val="24"/>
          <w:szCs w:val="24"/>
        </w:rPr>
      </w:pPr>
    </w:p>
    <w:p w14:paraId="0000003B" w14:textId="77777777" w:rsidR="00500F2A" w:rsidRDefault="00500F2A">
      <w:pPr>
        <w:spacing w:line="276" w:lineRule="auto"/>
        <w:jc w:val="both"/>
        <w:rPr>
          <w:rFonts w:ascii="Arial" w:eastAsia="Arial" w:hAnsi="Arial" w:cs="Arial"/>
          <w:sz w:val="24"/>
          <w:szCs w:val="24"/>
        </w:rPr>
      </w:pPr>
    </w:p>
    <w:p w14:paraId="0000003C" w14:textId="77777777" w:rsidR="00500F2A" w:rsidRDefault="00500F2A">
      <w:pPr>
        <w:spacing w:line="276" w:lineRule="auto"/>
        <w:jc w:val="both"/>
        <w:rPr>
          <w:rFonts w:ascii="Arial" w:eastAsia="Arial" w:hAnsi="Arial" w:cs="Arial"/>
          <w:sz w:val="24"/>
          <w:szCs w:val="24"/>
        </w:rPr>
      </w:pPr>
    </w:p>
    <w:p w14:paraId="0000003D" w14:textId="77777777" w:rsidR="00500F2A" w:rsidRDefault="00500F2A">
      <w:pPr>
        <w:spacing w:line="276" w:lineRule="auto"/>
        <w:jc w:val="both"/>
        <w:rPr>
          <w:rFonts w:ascii="Arial" w:eastAsia="Arial" w:hAnsi="Arial" w:cs="Arial"/>
          <w:sz w:val="24"/>
          <w:szCs w:val="24"/>
        </w:rPr>
      </w:pPr>
    </w:p>
    <w:p w14:paraId="0000003E" w14:textId="77777777" w:rsidR="00500F2A" w:rsidRDefault="00500F2A">
      <w:pPr>
        <w:spacing w:line="276" w:lineRule="auto"/>
        <w:jc w:val="both"/>
        <w:rPr>
          <w:rFonts w:ascii="Arial" w:eastAsia="Arial" w:hAnsi="Arial" w:cs="Arial"/>
          <w:sz w:val="24"/>
          <w:szCs w:val="24"/>
        </w:rPr>
      </w:pPr>
    </w:p>
    <w:p w14:paraId="0000003F" w14:textId="77777777" w:rsidR="00500F2A" w:rsidRDefault="00500F2A">
      <w:pPr>
        <w:spacing w:line="276" w:lineRule="auto"/>
        <w:jc w:val="both"/>
        <w:rPr>
          <w:rFonts w:ascii="Arial" w:eastAsia="Arial" w:hAnsi="Arial" w:cs="Arial"/>
          <w:sz w:val="24"/>
          <w:szCs w:val="24"/>
        </w:rPr>
      </w:pPr>
    </w:p>
    <w:p w14:paraId="00000040" w14:textId="77777777" w:rsidR="00500F2A" w:rsidRDefault="00500F2A">
      <w:pPr>
        <w:spacing w:line="276" w:lineRule="auto"/>
        <w:jc w:val="both"/>
        <w:rPr>
          <w:rFonts w:ascii="Arial" w:eastAsia="Arial" w:hAnsi="Arial" w:cs="Arial"/>
          <w:sz w:val="24"/>
          <w:szCs w:val="24"/>
        </w:rPr>
      </w:pPr>
    </w:p>
    <w:p w14:paraId="00000041" w14:textId="77777777" w:rsidR="00500F2A" w:rsidRDefault="00500F2A">
      <w:pPr>
        <w:spacing w:line="276" w:lineRule="auto"/>
        <w:jc w:val="both"/>
        <w:rPr>
          <w:rFonts w:ascii="Arial" w:eastAsia="Arial" w:hAnsi="Arial" w:cs="Arial"/>
          <w:sz w:val="24"/>
          <w:szCs w:val="24"/>
        </w:rPr>
      </w:pPr>
    </w:p>
    <w:p w14:paraId="00000042" w14:textId="77777777" w:rsidR="00500F2A" w:rsidRDefault="00500F2A">
      <w:pPr>
        <w:spacing w:line="276" w:lineRule="auto"/>
        <w:jc w:val="both"/>
        <w:rPr>
          <w:rFonts w:ascii="Arial" w:eastAsia="Arial" w:hAnsi="Arial" w:cs="Arial"/>
          <w:sz w:val="24"/>
          <w:szCs w:val="24"/>
        </w:rPr>
      </w:pPr>
    </w:p>
    <w:p w14:paraId="00000043" w14:textId="77777777" w:rsidR="00500F2A" w:rsidRDefault="00500F2A">
      <w:pPr>
        <w:spacing w:line="276" w:lineRule="auto"/>
        <w:jc w:val="both"/>
        <w:rPr>
          <w:rFonts w:ascii="Arial" w:eastAsia="Arial" w:hAnsi="Arial" w:cs="Arial"/>
          <w:sz w:val="24"/>
          <w:szCs w:val="24"/>
        </w:rPr>
      </w:pPr>
    </w:p>
    <w:sdt>
      <w:sdtPr>
        <w:tag w:val="goog_rdk_17"/>
        <w:id w:val="1194658106"/>
      </w:sdtPr>
      <w:sdtEndPr/>
      <w:sdtContent>
        <w:p w14:paraId="00000044" w14:textId="77777777" w:rsidR="00500F2A" w:rsidRDefault="00EC7BAA">
          <w:pPr>
            <w:pStyle w:val="Ttulo2"/>
            <w:numPr>
              <w:ilvl w:val="1"/>
              <w:numId w:val="4"/>
            </w:numPr>
            <w:rPr>
              <w:sz w:val="24"/>
              <w:szCs w:val="24"/>
            </w:rPr>
          </w:pPr>
          <w:r>
            <w:rPr>
              <w:sz w:val="24"/>
              <w:szCs w:val="24"/>
            </w:rPr>
            <w:t xml:space="preserve">Resumen de la parte interesada </w:t>
          </w:r>
        </w:p>
      </w:sdtContent>
    </w:sdt>
    <w:p w14:paraId="00000045" w14:textId="77777777" w:rsidR="00500F2A" w:rsidRDefault="00500F2A">
      <w:pPr>
        <w:spacing w:line="276" w:lineRule="auto"/>
        <w:jc w:val="both"/>
        <w:rPr>
          <w:rFonts w:ascii="Arial" w:eastAsia="Arial" w:hAnsi="Arial" w:cs="Arial"/>
          <w:sz w:val="24"/>
          <w:szCs w:val="24"/>
        </w:rPr>
      </w:pPr>
    </w:p>
    <w:tbl>
      <w:tblPr>
        <w:tblStyle w:val="a5"/>
        <w:tblW w:w="880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25"/>
        <w:gridCol w:w="3354"/>
        <w:gridCol w:w="3426"/>
      </w:tblGrid>
      <w:tr w:rsidR="00500F2A" w14:paraId="172D366A" w14:textId="77777777">
        <w:tc>
          <w:tcPr>
            <w:tcW w:w="2025" w:type="dxa"/>
            <w:shd w:val="clear" w:color="auto" w:fill="000000"/>
          </w:tcPr>
          <w:p w14:paraId="00000046" w14:textId="77777777" w:rsidR="00500F2A" w:rsidRDefault="00EC7BAA">
            <w:pPr>
              <w:keepLines/>
              <w:pBdr>
                <w:top w:val="nil"/>
                <w:left w:val="nil"/>
                <w:bottom w:val="nil"/>
                <w:right w:val="nil"/>
                <w:between w:val="nil"/>
              </w:pBdr>
              <w:spacing w:after="120" w:line="259" w:lineRule="auto"/>
              <w:rPr>
                <w:b/>
                <w:color w:val="000000"/>
              </w:rPr>
            </w:pPr>
            <w:r>
              <w:rPr>
                <w:b/>
                <w:color w:val="000000"/>
              </w:rPr>
              <w:t>Nombre</w:t>
            </w:r>
          </w:p>
        </w:tc>
        <w:tc>
          <w:tcPr>
            <w:tcW w:w="3354" w:type="dxa"/>
            <w:shd w:val="clear" w:color="auto" w:fill="000000"/>
          </w:tcPr>
          <w:p w14:paraId="00000047" w14:textId="77777777" w:rsidR="00500F2A" w:rsidRDefault="00EC7BAA">
            <w:pPr>
              <w:keepLines/>
              <w:pBdr>
                <w:top w:val="nil"/>
                <w:left w:val="nil"/>
                <w:bottom w:val="nil"/>
                <w:right w:val="nil"/>
                <w:between w:val="nil"/>
              </w:pBdr>
              <w:spacing w:after="120" w:line="259" w:lineRule="auto"/>
              <w:rPr>
                <w:b/>
                <w:color w:val="000000"/>
              </w:rPr>
            </w:pPr>
            <w:r>
              <w:rPr>
                <w:b/>
                <w:color w:val="000000"/>
              </w:rPr>
              <w:t>Descripción</w:t>
            </w:r>
          </w:p>
        </w:tc>
        <w:tc>
          <w:tcPr>
            <w:tcW w:w="3426" w:type="dxa"/>
            <w:shd w:val="clear" w:color="auto" w:fill="000000"/>
          </w:tcPr>
          <w:p w14:paraId="00000048" w14:textId="77777777" w:rsidR="00500F2A" w:rsidRDefault="00EC7BAA">
            <w:pPr>
              <w:keepLines/>
              <w:pBdr>
                <w:top w:val="nil"/>
                <w:left w:val="nil"/>
                <w:bottom w:val="nil"/>
                <w:right w:val="nil"/>
                <w:between w:val="nil"/>
              </w:pBdr>
              <w:spacing w:after="120" w:line="259" w:lineRule="auto"/>
              <w:rPr>
                <w:b/>
                <w:color w:val="000000"/>
              </w:rPr>
            </w:pPr>
            <w:r>
              <w:rPr>
                <w:b/>
                <w:color w:val="000000"/>
              </w:rPr>
              <w:t>Responsabilidades</w:t>
            </w:r>
          </w:p>
        </w:tc>
      </w:tr>
      <w:tr w:rsidR="00500F2A" w14:paraId="3C8D5181" w14:textId="77777777">
        <w:tc>
          <w:tcPr>
            <w:tcW w:w="2025" w:type="dxa"/>
          </w:tcPr>
          <w:p w14:paraId="00000049" w14:textId="77777777" w:rsidR="00500F2A" w:rsidRDefault="00500F2A">
            <w:pPr>
              <w:keepLines/>
              <w:pBdr>
                <w:top w:val="nil"/>
                <w:left w:val="nil"/>
                <w:bottom w:val="nil"/>
                <w:right w:val="nil"/>
                <w:between w:val="nil"/>
              </w:pBdr>
              <w:spacing w:after="120" w:line="259" w:lineRule="auto"/>
              <w:jc w:val="center"/>
              <w:rPr>
                <w:color w:val="000000"/>
              </w:rPr>
            </w:pPr>
          </w:p>
          <w:p w14:paraId="0000004A" w14:textId="77777777" w:rsidR="00500F2A" w:rsidRDefault="00500F2A">
            <w:pPr>
              <w:keepLines/>
              <w:pBdr>
                <w:top w:val="nil"/>
                <w:left w:val="nil"/>
                <w:bottom w:val="nil"/>
                <w:right w:val="nil"/>
                <w:between w:val="nil"/>
              </w:pBdr>
              <w:spacing w:after="120" w:line="259" w:lineRule="auto"/>
              <w:jc w:val="center"/>
              <w:rPr>
                <w:color w:val="000000"/>
              </w:rPr>
            </w:pPr>
          </w:p>
          <w:p w14:paraId="0000004B" w14:textId="77777777" w:rsidR="00500F2A" w:rsidRDefault="00500F2A">
            <w:pPr>
              <w:keepLines/>
              <w:pBdr>
                <w:top w:val="nil"/>
                <w:left w:val="nil"/>
                <w:bottom w:val="nil"/>
                <w:right w:val="nil"/>
                <w:between w:val="nil"/>
              </w:pBdr>
              <w:spacing w:after="120" w:line="259" w:lineRule="auto"/>
              <w:jc w:val="center"/>
              <w:rPr>
                <w:color w:val="000000"/>
              </w:rPr>
            </w:pPr>
          </w:p>
          <w:p w14:paraId="0000004C" w14:textId="77777777" w:rsidR="00500F2A" w:rsidRDefault="00500F2A">
            <w:pPr>
              <w:keepLines/>
              <w:pBdr>
                <w:top w:val="nil"/>
                <w:left w:val="nil"/>
                <w:bottom w:val="nil"/>
                <w:right w:val="nil"/>
                <w:between w:val="nil"/>
              </w:pBdr>
              <w:spacing w:after="120" w:line="259" w:lineRule="auto"/>
              <w:rPr>
                <w:color w:val="000000"/>
              </w:rPr>
            </w:pPr>
          </w:p>
          <w:p w14:paraId="0000004D" w14:textId="77777777" w:rsidR="00500F2A" w:rsidRDefault="00EC7BAA">
            <w:pPr>
              <w:keepLines/>
              <w:numPr>
                <w:ilvl w:val="0"/>
                <w:numId w:val="10"/>
              </w:numPr>
              <w:pBdr>
                <w:top w:val="nil"/>
                <w:left w:val="nil"/>
                <w:bottom w:val="nil"/>
                <w:right w:val="nil"/>
                <w:between w:val="nil"/>
              </w:pBdr>
              <w:spacing w:after="120" w:line="259" w:lineRule="auto"/>
              <w:jc w:val="center"/>
            </w:pPr>
            <w:r>
              <w:t>Socios</w:t>
            </w:r>
          </w:p>
        </w:tc>
        <w:tc>
          <w:tcPr>
            <w:tcW w:w="3354" w:type="dxa"/>
          </w:tcPr>
          <w:p w14:paraId="0000004E" w14:textId="77777777" w:rsidR="00500F2A" w:rsidRDefault="00500F2A">
            <w:pPr>
              <w:jc w:val="both"/>
            </w:pPr>
          </w:p>
          <w:p w14:paraId="0000004F" w14:textId="77777777" w:rsidR="00500F2A" w:rsidRDefault="00500F2A">
            <w:pPr>
              <w:ind w:left="720"/>
              <w:jc w:val="both"/>
            </w:pPr>
          </w:p>
          <w:p w14:paraId="00000050" w14:textId="77777777" w:rsidR="00500F2A" w:rsidRDefault="00500F2A">
            <w:pPr>
              <w:ind w:left="720"/>
              <w:jc w:val="both"/>
            </w:pPr>
          </w:p>
          <w:p w14:paraId="00000051" w14:textId="77777777" w:rsidR="00500F2A" w:rsidRDefault="00EC7BAA">
            <w:pPr>
              <w:numPr>
                <w:ilvl w:val="0"/>
                <w:numId w:val="5"/>
              </w:numPr>
              <w:jc w:val="both"/>
            </w:pPr>
            <w:r>
              <w:t>Son aquellas personas que aportan el capital y la población bovina.</w:t>
            </w:r>
          </w:p>
        </w:tc>
        <w:tc>
          <w:tcPr>
            <w:tcW w:w="3426" w:type="dxa"/>
          </w:tcPr>
          <w:p w14:paraId="00000052" w14:textId="77777777" w:rsidR="00500F2A" w:rsidRDefault="00500F2A">
            <w:pPr>
              <w:ind w:left="720"/>
              <w:jc w:val="both"/>
            </w:pPr>
          </w:p>
          <w:p w14:paraId="00000053" w14:textId="77777777" w:rsidR="00500F2A" w:rsidRDefault="00500F2A">
            <w:pPr>
              <w:ind w:left="720"/>
              <w:jc w:val="both"/>
            </w:pPr>
          </w:p>
          <w:p w14:paraId="00000054" w14:textId="77777777" w:rsidR="00500F2A" w:rsidRDefault="00EC7BAA">
            <w:pPr>
              <w:numPr>
                <w:ilvl w:val="0"/>
                <w:numId w:val="12"/>
              </w:numPr>
              <w:jc w:val="both"/>
            </w:pPr>
            <w:r>
              <w:t>Consulta de información general sobre los bovinos de su propiedad.</w:t>
            </w:r>
          </w:p>
          <w:p w14:paraId="00000055" w14:textId="77777777" w:rsidR="00500F2A" w:rsidRDefault="00EC7BAA">
            <w:pPr>
              <w:numPr>
                <w:ilvl w:val="0"/>
                <w:numId w:val="12"/>
              </w:numPr>
              <w:jc w:val="both"/>
            </w:pPr>
            <w:r>
              <w:t>Consulta de hoja de vida e historial de determinado bovino.</w:t>
            </w:r>
          </w:p>
          <w:p w14:paraId="00000056" w14:textId="77777777" w:rsidR="00500F2A" w:rsidRDefault="00EC7BAA">
            <w:pPr>
              <w:numPr>
                <w:ilvl w:val="0"/>
                <w:numId w:val="12"/>
              </w:numPr>
              <w:jc w:val="both"/>
            </w:pPr>
            <w:r>
              <w:t>Acceso a informes y reportes de los bovinos de su propiedad.</w:t>
            </w:r>
          </w:p>
          <w:p w14:paraId="00000057" w14:textId="77777777" w:rsidR="00500F2A" w:rsidRDefault="00500F2A">
            <w:pPr>
              <w:ind w:left="720"/>
              <w:jc w:val="both"/>
            </w:pPr>
          </w:p>
          <w:p w14:paraId="00000058" w14:textId="77777777" w:rsidR="00500F2A" w:rsidRDefault="00500F2A">
            <w:pPr>
              <w:ind w:left="720"/>
              <w:jc w:val="both"/>
            </w:pPr>
          </w:p>
        </w:tc>
      </w:tr>
      <w:tr w:rsidR="00500F2A" w14:paraId="147CA944" w14:textId="77777777">
        <w:tc>
          <w:tcPr>
            <w:tcW w:w="2025" w:type="dxa"/>
          </w:tcPr>
          <w:p w14:paraId="00000059" w14:textId="77777777" w:rsidR="00500F2A" w:rsidRDefault="00500F2A">
            <w:pPr>
              <w:keepLines/>
              <w:pBdr>
                <w:top w:val="nil"/>
                <w:left w:val="nil"/>
                <w:bottom w:val="nil"/>
                <w:right w:val="nil"/>
                <w:between w:val="nil"/>
              </w:pBdr>
              <w:spacing w:after="120" w:line="259" w:lineRule="auto"/>
              <w:ind w:left="720"/>
              <w:jc w:val="both"/>
            </w:pPr>
          </w:p>
          <w:p w14:paraId="0000005A" w14:textId="77777777" w:rsidR="00500F2A" w:rsidRDefault="00500F2A">
            <w:pPr>
              <w:keepLines/>
              <w:pBdr>
                <w:top w:val="nil"/>
                <w:left w:val="nil"/>
                <w:bottom w:val="nil"/>
                <w:right w:val="nil"/>
                <w:between w:val="nil"/>
              </w:pBdr>
              <w:spacing w:after="120" w:line="259" w:lineRule="auto"/>
              <w:ind w:left="720"/>
              <w:jc w:val="both"/>
            </w:pPr>
          </w:p>
          <w:p w14:paraId="0000005B" w14:textId="77777777" w:rsidR="00500F2A" w:rsidRDefault="00500F2A">
            <w:pPr>
              <w:keepLines/>
              <w:pBdr>
                <w:top w:val="nil"/>
                <w:left w:val="nil"/>
                <w:bottom w:val="nil"/>
                <w:right w:val="nil"/>
                <w:between w:val="nil"/>
              </w:pBdr>
              <w:spacing w:after="120" w:line="259" w:lineRule="auto"/>
              <w:ind w:left="720"/>
              <w:jc w:val="both"/>
            </w:pPr>
          </w:p>
          <w:p w14:paraId="0000005C" w14:textId="77777777" w:rsidR="00500F2A" w:rsidRDefault="00500F2A">
            <w:pPr>
              <w:keepLines/>
              <w:pBdr>
                <w:top w:val="nil"/>
                <w:left w:val="nil"/>
                <w:bottom w:val="nil"/>
                <w:right w:val="nil"/>
                <w:between w:val="nil"/>
              </w:pBdr>
              <w:spacing w:after="120" w:line="259" w:lineRule="auto"/>
              <w:ind w:left="720"/>
              <w:jc w:val="both"/>
            </w:pPr>
          </w:p>
          <w:p w14:paraId="0000005D" w14:textId="77777777" w:rsidR="00500F2A" w:rsidRDefault="00500F2A">
            <w:pPr>
              <w:keepLines/>
              <w:pBdr>
                <w:top w:val="nil"/>
                <w:left w:val="nil"/>
                <w:bottom w:val="nil"/>
                <w:right w:val="nil"/>
                <w:between w:val="nil"/>
              </w:pBdr>
              <w:spacing w:after="120" w:line="259" w:lineRule="auto"/>
              <w:jc w:val="both"/>
            </w:pPr>
          </w:p>
          <w:p w14:paraId="0000005E" w14:textId="77777777" w:rsidR="00500F2A" w:rsidRDefault="00EC7BAA">
            <w:pPr>
              <w:keepLines/>
              <w:numPr>
                <w:ilvl w:val="0"/>
                <w:numId w:val="9"/>
              </w:numPr>
              <w:pBdr>
                <w:top w:val="nil"/>
                <w:left w:val="nil"/>
                <w:bottom w:val="nil"/>
                <w:right w:val="nil"/>
                <w:between w:val="nil"/>
              </w:pBdr>
              <w:spacing w:after="120" w:line="259" w:lineRule="auto"/>
              <w:jc w:val="both"/>
            </w:pPr>
            <w:r>
              <w:t>Administradores</w:t>
            </w:r>
          </w:p>
        </w:tc>
        <w:tc>
          <w:tcPr>
            <w:tcW w:w="3354" w:type="dxa"/>
          </w:tcPr>
          <w:p w14:paraId="0000005F" w14:textId="77777777" w:rsidR="00500F2A" w:rsidRDefault="00500F2A">
            <w:pPr>
              <w:pBdr>
                <w:top w:val="nil"/>
                <w:left w:val="nil"/>
                <w:bottom w:val="nil"/>
                <w:right w:val="nil"/>
                <w:between w:val="nil"/>
              </w:pBdr>
              <w:spacing w:line="259" w:lineRule="auto"/>
              <w:ind w:left="720"/>
              <w:jc w:val="both"/>
            </w:pPr>
          </w:p>
          <w:p w14:paraId="00000060" w14:textId="77777777" w:rsidR="00500F2A" w:rsidRDefault="00EC7BAA">
            <w:pPr>
              <w:numPr>
                <w:ilvl w:val="0"/>
                <w:numId w:val="9"/>
              </w:numPr>
              <w:pBdr>
                <w:top w:val="nil"/>
                <w:left w:val="nil"/>
                <w:bottom w:val="nil"/>
                <w:right w:val="nil"/>
                <w:between w:val="nil"/>
              </w:pBdr>
              <w:spacing w:line="259" w:lineRule="auto"/>
              <w:jc w:val="both"/>
            </w:pPr>
            <w:r>
              <w:t>Son aquellos usuarios encargados de la vinculación de socios y la gestión de información propia de la empresa, así como también velar por la integridad y veracidad de la información al momento de registrarse en el sistema.</w:t>
            </w:r>
          </w:p>
          <w:p w14:paraId="00000061" w14:textId="77777777" w:rsidR="00500F2A" w:rsidRDefault="00EC7BAA">
            <w:pPr>
              <w:pBdr>
                <w:top w:val="nil"/>
                <w:left w:val="nil"/>
                <w:bottom w:val="nil"/>
                <w:right w:val="nil"/>
                <w:between w:val="nil"/>
              </w:pBdr>
              <w:spacing w:line="259" w:lineRule="auto"/>
              <w:ind w:left="720"/>
              <w:jc w:val="both"/>
              <w:rPr>
                <w:color w:val="000000"/>
              </w:rPr>
            </w:pPr>
            <w:r>
              <w:rPr>
                <w:color w:val="000000"/>
              </w:rPr>
              <w:t>.</w:t>
            </w:r>
          </w:p>
        </w:tc>
        <w:tc>
          <w:tcPr>
            <w:tcW w:w="3426" w:type="dxa"/>
          </w:tcPr>
          <w:p w14:paraId="00000062" w14:textId="77777777" w:rsidR="00500F2A" w:rsidRDefault="00500F2A">
            <w:pPr>
              <w:ind w:left="720"/>
              <w:jc w:val="both"/>
            </w:pPr>
          </w:p>
          <w:p w14:paraId="00000063" w14:textId="77777777" w:rsidR="00500F2A" w:rsidRDefault="00500F2A">
            <w:pPr>
              <w:ind w:left="720"/>
              <w:jc w:val="both"/>
            </w:pPr>
          </w:p>
          <w:p w14:paraId="00000064" w14:textId="77777777" w:rsidR="00500F2A" w:rsidRDefault="00EC7BAA">
            <w:pPr>
              <w:numPr>
                <w:ilvl w:val="0"/>
                <w:numId w:val="9"/>
              </w:numPr>
              <w:jc w:val="both"/>
            </w:pPr>
            <w:r>
              <w:t>Registro de socios y parametr</w:t>
            </w:r>
            <w:r>
              <w:t>ización del contrato.</w:t>
            </w:r>
          </w:p>
          <w:p w14:paraId="00000065" w14:textId="77777777" w:rsidR="00500F2A" w:rsidRDefault="00EC7BAA">
            <w:pPr>
              <w:ind w:left="720"/>
              <w:jc w:val="both"/>
            </w:pPr>
            <w:r>
              <w:t>.</w:t>
            </w:r>
          </w:p>
          <w:p w14:paraId="00000066" w14:textId="77777777" w:rsidR="00500F2A" w:rsidRDefault="00EC7BAA">
            <w:pPr>
              <w:numPr>
                <w:ilvl w:val="0"/>
                <w:numId w:val="9"/>
              </w:numPr>
              <w:jc w:val="both"/>
            </w:pPr>
            <w:r>
              <w:t>Actualización de la información del sistema en cuanto a insumos y productos propios de la empresa.</w:t>
            </w:r>
          </w:p>
          <w:p w14:paraId="00000067" w14:textId="77777777" w:rsidR="00500F2A" w:rsidRDefault="00500F2A">
            <w:pPr>
              <w:ind w:left="720"/>
              <w:jc w:val="both"/>
            </w:pPr>
          </w:p>
          <w:p w14:paraId="00000068" w14:textId="77777777" w:rsidR="00500F2A" w:rsidRDefault="00EC7BAA">
            <w:pPr>
              <w:numPr>
                <w:ilvl w:val="0"/>
                <w:numId w:val="9"/>
              </w:numPr>
              <w:jc w:val="both"/>
            </w:pPr>
            <w:r>
              <w:t>Registro de novedades para los bovinos.</w:t>
            </w:r>
          </w:p>
          <w:p w14:paraId="00000069" w14:textId="77777777" w:rsidR="00500F2A" w:rsidRDefault="00EC7BAA">
            <w:pPr>
              <w:numPr>
                <w:ilvl w:val="0"/>
                <w:numId w:val="9"/>
              </w:numPr>
              <w:jc w:val="both"/>
            </w:pPr>
            <w:r>
              <w:t>Generación de informes y reportes.</w:t>
            </w:r>
          </w:p>
          <w:p w14:paraId="0000006A" w14:textId="77777777" w:rsidR="00500F2A" w:rsidRDefault="00500F2A">
            <w:pPr>
              <w:ind w:left="720"/>
              <w:jc w:val="both"/>
            </w:pPr>
          </w:p>
        </w:tc>
      </w:tr>
    </w:tbl>
    <w:p w14:paraId="0000006B" w14:textId="77777777" w:rsidR="00500F2A" w:rsidRDefault="00500F2A">
      <w:pPr>
        <w:spacing w:line="276" w:lineRule="auto"/>
        <w:jc w:val="both"/>
        <w:rPr>
          <w:rFonts w:ascii="Arial" w:eastAsia="Arial" w:hAnsi="Arial" w:cs="Arial"/>
          <w:sz w:val="24"/>
          <w:szCs w:val="24"/>
        </w:rPr>
      </w:pPr>
    </w:p>
    <w:p w14:paraId="0000006C" w14:textId="77777777" w:rsidR="00500F2A" w:rsidRDefault="00500F2A">
      <w:pPr>
        <w:spacing w:line="276" w:lineRule="auto"/>
        <w:rPr>
          <w:rFonts w:ascii="Arial" w:eastAsia="Arial" w:hAnsi="Arial" w:cs="Arial"/>
          <w:sz w:val="24"/>
          <w:szCs w:val="24"/>
        </w:rPr>
      </w:pPr>
    </w:p>
    <w:p w14:paraId="0000006D" w14:textId="77777777" w:rsidR="00500F2A" w:rsidRDefault="00500F2A">
      <w:pPr>
        <w:spacing w:line="276" w:lineRule="auto"/>
        <w:rPr>
          <w:rFonts w:ascii="Arial" w:eastAsia="Arial" w:hAnsi="Arial" w:cs="Arial"/>
          <w:sz w:val="24"/>
          <w:szCs w:val="24"/>
        </w:rPr>
      </w:pPr>
    </w:p>
    <w:p w14:paraId="0000006E" w14:textId="77777777" w:rsidR="00500F2A" w:rsidRDefault="00500F2A">
      <w:pPr>
        <w:spacing w:line="276" w:lineRule="auto"/>
        <w:rPr>
          <w:rFonts w:ascii="Arial" w:eastAsia="Arial" w:hAnsi="Arial" w:cs="Arial"/>
          <w:sz w:val="24"/>
          <w:szCs w:val="24"/>
        </w:rPr>
      </w:pPr>
    </w:p>
    <w:p w14:paraId="0000006F" w14:textId="77777777" w:rsidR="00500F2A" w:rsidRDefault="00500F2A">
      <w:pPr>
        <w:spacing w:line="276" w:lineRule="auto"/>
        <w:rPr>
          <w:rFonts w:ascii="Arial" w:eastAsia="Arial" w:hAnsi="Arial" w:cs="Arial"/>
          <w:sz w:val="24"/>
          <w:szCs w:val="24"/>
        </w:rPr>
      </w:pPr>
    </w:p>
    <w:p w14:paraId="00000070" w14:textId="77777777" w:rsidR="00500F2A" w:rsidRDefault="00500F2A">
      <w:pPr>
        <w:spacing w:line="276" w:lineRule="auto"/>
        <w:rPr>
          <w:rFonts w:ascii="Arial" w:eastAsia="Arial" w:hAnsi="Arial" w:cs="Arial"/>
          <w:sz w:val="24"/>
          <w:szCs w:val="24"/>
        </w:rPr>
      </w:pPr>
    </w:p>
    <w:p w14:paraId="00000071" w14:textId="77777777" w:rsidR="00500F2A" w:rsidRDefault="00500F2A">
      <w:pPr>
        <w:spacing w:line="276" w:lineRule="auto"/>
        <w:rPr>
          <w:rFonts w:ascii="Arial" w:eastAsia="Arial" w:hAnsi="Arial" w:cs="Arial"/>
          <w:sz w:val="24"/>
          <w:szCs w:val="24"/>
        </w:rPr>
      </w:pPr>
    </w:p>
    <w:p w14:paraId="00000072" w14:textId="77777777" w:rsidR="00500F2A" w:rsidRDefault="00500F2A">
      <w:pPr>
        <w:spacing w:line="276" w:lineRule="auto"/>
        <w:rPr>
          <w:rFonts w:ascii="Arial" w:eastAsia="Arial" w:hAnsi="Arial" w:cs="Arial"/>
          <w:sz w:val="24"/>
          <w:szCs w:val="24"/>
        </w:rPr>
      </w:pPr>
    </w:p>
    <w:sdt>
      <w:sdtPr>
        <w:tag w:val="goog_rdk_18"/>
        <w:id w:val="451683174"/>
      </w:sdtPr>
      <w:sdtEndPr/>
      <w:sdtContent>
        <w:p w14:paraId="00000073" w14:textId="77777777" w:rsidR="00500F2A" w:rsidRDefault="00EC7BAA">
          <w:pPr>
            <w:pStyle w:val="Ttulo2"/>
            <w:numPr>
              <w:ilvl w:val="1"/>
              <w:numId w:val="4"/>
            </w:numPr>
            <w:rPr>
              <w:sz w:val="24"/>
              <w:szCs w:val="24"/>
            </w:rPr>
          </w:pPr>
          <w:r>
            <w:rPr>
              <w:sz w:val="24"/>
              <w:szCs w:val="24"/>
            </w:rPr>
            <w:t xml:space="preserve">Resumen de usuarios </w:t>
          </w:r>
        </w:p>
      </w:sdtContent>
    </w:sdt>
    <w:p w14:paraId="00000074" w14:textId="77777777" w:rsidR="00500F2A" w:rsidRDefault="00500F2A">
      <w:pPr>
        <w:spacing w:line="276" w:lineRule="auto"/>
        <w:rPr>
          <w:rFonts w:ascii="Arial" w:eastAsia="Arial" w:hAnsi="Arial" w:cs="Arial"/>
          <w:sz w:val="24"/>
          <w:szCs w:val="24"/>
        </w:rPr>
      </w:pPr>
    </w:p>
    <w:tbl>
      <w:tblPr>
        <w:tblStyle w:val="a6"/>
        <w:tblW w:w="8822"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71"/>
        <w:gridCol w:w="2722"/>
        <w:gridCol w:w="4129"/>
      </w:tblGrid>
      <w:tr w:rsidR="00500F2A" w14:paraId="30919AD1" w14:textId="77777777">
        <w:tc>
          <w:tcPr>
            <w:tcW w:w="1971" w:type="dxa"/>
            <w:shd w:val="clear" w:color="auto" w:fill="000000"/>
          </w:tcPr>
          <w:p w14:paraId="00000075" w14:textId="77777777" w:rsidR="00500F2A" w:rsidRDefault="00EC7BAA">
            <w:pPr>
              <w:keepLines/>
              <w:pBdr>
                <w:top w:val="nil"/>
                <w:left w:val="nil"/>
                <w:bottom w:val="nil"/>
                <w:right w:val="nil"/>
                <w:between w:val="nil"/>
              </w:pBdr>
              <w:spacing w:after="120" w:line="259" w:lineRule="auto"/>
              <w:rPr>
                <w:b/>
                <w:color w:val="000000"/>
              </w:rPr>
            </w:pPr>
            <w:r>
              <w:rPr>
                <w:b/>
                <w:color w:val="000000"/>
              </w:rPr>
              <w:t>Nombre</w:t>
            </w:r>
          </w:p>
        </w:tc>
        <w:tc>
          <w:tcPr>
            <w:tcW w:w="2722" w:type="dxa"/>
            <w:shd w:val="clear" w:color="auto" w:fill="000000"/>
          </w:tcPr>
          <w:p w14:paraId="00000076" w14:textId="77777777" w:rsidR="00500F2A" w:rsidRDefault="00EC7BAA">
            <w:pPr>
              <w:keepLines/>
              <w:pBdr>
                <w:top w:val="nil"/>
                <w:left w:val="nil"/>
                <w:bottom w:val="nil"/>
                <w:right w:val="nil"/>
                <w:between w:val="nil"/>
              </w:pBdr>
              <w:spacing w:after="120" w:line="259" w:lineRule="auto"/>
              <w:rPr>
                <w:b/>
                <w:color w:val="000000"/>
              </w:rPr>
            </w:pPr>
            <w:r>
              <w:rPr>
                <w:b/>
                <w:color w:val="000000"/>
              </w:rPr>
              <w:t>Descripción</w:t>
            </w:r>
          </w:p>
        </w:tc>
        <w:tc>
          <w:tcPr>
            <w:tcW w:w="4129" w:type="dxa"/>
            <w:shd w:val="clear" w:color="auto" w:fill="000000"/>
          </w:tcPr>
          <w:p w14:paraId="00000077" w14:textId="77777777" w:rsidR="00500F2A" w:rsidRDefault="00EC7BAA">
            <w:pPr>
              <w:keepLines/>
              <w:pBdr>
                <w:top w:val="nil"/>
                <w:left w:val="nil"/>
                <w:bottom w:val="nil"/>
                <w:right w:val="nil"/>
                <w:between w:val="nil"/>
              </w:pBdr>
              <w:spacing w:after="120" w:line="259" w:lineRule="auto"/>
              <w:rPr>
                <w:b/>
                <w:color w:val="000000"/>
              </w:rPr>
            </w:pPr>
            <w:r>
              <w:rPr>
                <w:b/>
                <w:color w:val="000000"/>
              </w:rPr>
              <w:t>Responsabilidades</w:t>
            </w:r>
          </w:p>
        </w:tc>
      </w:tr>
      <w:tr w:rsidR="00500F2A" w14:paraId="5CED1E70" w14:textId="77777777">
        <w:tc>
          <w:tcPr>
            <w:tcW w:w="1971" w:type="dxa"/>
          </w:tcPr>
          <w:p w14:paraId="00000078" w14:textId="77777777" w:rsidR="00500F2A" w:rsidRDefault="00500F2A">
            <w:pPr>
              <w:keepLines/>
              <w:pBdr>
                <w:top w:val="nil"/>
                <w:left w:val="nil"/>
                <w:bottom w:val="nil"/>
                <w:right w:val="nil"/>
                <w:between w:val="nil"/>
              </w:pBdr>
              <w:spacing w:after="120" w:line="259" w:lineRule="auto"/>
              <w:jc w:val="center"/>
              <w:rPr>
                <w:color w:val="000000"/>
              </w:rPr>
            </w:pPr>
          </w:p>
          <w:p w14:paraId="00000079" w14:textId="77777777" w:rsidR="00500F2A" w:rsidRDefault="00500F2A">
            <w:pPr>
              <w:keepLines/>
              <w:pBdr>
                <w:top w:val="nil"/>
                <w:left w:val="nil"/>
                <w:bottom w:val="nil"/>
                <w:right w:val="nil"/>
                <w:between w:val="nil"/>
              </w:pBdr>
              <w:spacing w:after="120" w:line="259" w:lineRule="auto"/>
            </w:pPr>
          </w:p>
          <w:p w14:paraId="0000007A" w14:textId="77777777" w:rsidR="00500F2A" w:rsidRDefault="00500F2A">
            <w:pPr>
              <w:keepLines/>
              <w:pBdr>
                <w:top w:val="nil"/>
                <w:left w:val="nil"/>
                <w:bottom w:val="nil"/>
                <w:right w:val="nil"/>
                <w:between w:val="nil"/>
              </w:pBdr>
              <w:spacing w:after="120" w:line="259" w:lineRule="auto"/>
            </w:pPr>
          </w:p>
          <w:p w14:paraId="0000007B" w14:textId="77777777" w:rsidR="00500F2A" w:rsidRDefault="00EC7BAA">
            <w:pPr>
              <w:keepLines/>
              <w:pBdr>
                <w:top w:val="nil"/>
                <w:left w:val="nil"/>
                <w:bottom w:val="nil"/>
                <w:right w:val="nil"/>
                <w:between w:val="nil"/>
              </w:pBdr>
              <w:spacing w:after="120" w:line="259" w:lineRule="auto"/>
              <w:jc w:val="center"/>
              <w:rPr>
                <w:color w:val="000000"/>
              </w:rPr>
            </w:pPr>
            <w:r>
              <w:t>Socios</w:t>
            </w:r>
            <w:r>
              <w:rPr>
                <w:color w:val="000000"/>
              </w:rPr>
              <w:t xml:space="preserve"> </w:t>
            </w:r>
          </w:p>
        </w:tc>
        <w:tc>
          <w:tcPr>
            <w:tcW w:w="2722" w:type="dxa"/>
          </w:tcPr>
          <w:p w14:paraId="0000007C" w14:textId="77777777" w:rsidR="00500F2A" w:rsidRDefault="00500F2A">
            <w:pPr>
              <w:jc w:val="both"/>
            </w:pPr>
          </w:p>
          <w:p w14:paraId="0000007D" w14:textId="77777777" w:rsidR="00500F2A" w:rsidRDefault="00500F2A">
            <w:pPr>
              <w:jc w:val="both"/>
            </w:pPr>
          </w:p>
          <w:p w14:paraId="0000007E" w14:textId="77777777" w:rsidR="00500F2A" w:rsidRDefault="00EC7BAA">
            <w:pPr>
              <w:jc w:val="both"/>
            </w:pPr>
            <w:r>
              <w:t xml:space="preserve">Estos usuarios solo podrán acceder a información netamente de su dominio y a la generación de reportes sobre la población bovina de su propiedad. </w:t>
            </w:r>
          </w:p>
        </w:tc>
        <w:tc>
          <w:tcPr>
            <w:tcW w:w="4129" w:type="dxa"/>
          </w:tcPr>
          <w:p w14:paraId="0000007F" w14:textId="77777777" w:rsidR="00500F2A" w:rsidRDefault="00500F2A">
            <w:pPr>
              <w:pBdr>
                <w:top w:val="nil"/>
                <w:left w:val="nil"/>
                <w:bottom w:val="nil"/>
                <w:right w:val="nil"/>
                <w:between w:val="nil"/>
              </w:pBdr>
              <w:spacing w:line="259" w:lineRule="auto"/>
              <w:ind w:left="720"/>
              <w:jc w:val="both"/>
            </w:pPr>
          </w:p>
          <w:p w14:paraId="00000080" w14:textId="77777777" w:rsidR="00500F2A" w:rsidRDefault="00500F2A">
            <w:pPr>
              <w:pBdr>
                <w:top w:val="nil"/>
                <w:left w:val="nil"/>
                <w:bottom w:val="nil"/>
                <w:right w:val="nil"/>
                <w:between w:val="nil"/>
              </w:pBdr>
              <w:spacing w:line="259" w:lineRule="auto"/>
              <w:ind w:left="720"/>
              <w:jc w:val="both"/>
            </w:pPr>
          </w:p>
          <w:p w14:paraId="00000081" w14:textId="77777777" w:rsidR="00500F2A" w:rsidRDefault="00EC7BAA">
            <w:pPr>
              <w:numPr>
                <w:ilvl w:val="0"/>
                <w:numId w:val="1"/>
              </w:numPr>
              <w:pBdr>
                <w:top w:val="nil"/>
                <w:left w:val="nil"/>
                <w:bottom w:val="nil"/>
                <w:right w:val="nil"/>
                <w:between w:val="nil"/>
              </w:pBdr>
              <w:spacing w:line="259" w:lineRule="auto"/>
              <w:ind w:left="289" w:hanging="289"/>
              <w:jc w:val="both"/>
            </w:pPr>
            <w:r>
              <w:t>Acceso a la información en general de los bovinos de su propiedad.</w:t>
            </w:r>
          </w:p>
          <w:p w14:paraId="00000082" w14:textId="77777777" w:rsidR="00500F2A" w:rsidRDefault="00EC7BAA">
            <w:pPr>
              <w:numPr>
                <w:ilvl w:val="0"/>
                <w:numId w:val="1"/>
              </w:numPr>
              <w:pBdr>
                <w:top w:val="nil"/>
                <w:left w:val="nil"/>
                <w:bottom w:val="nil"/>
                <w:right w:val="nil"/>
                <w:between w:val="nil"/>
              </w:pBdr>
              <w:spacing w:line="259" w:lineRule="auto"/>
              <w:ind w:left="289" w:hanging="289"/>
              <w:jc w:val="both"/>
            </w:pPr>
            <w:r>
              <w:t>Generación de reportes</w:t>
            </w:r>
            <w:r>
              <w:rPr>
                <w:color w:val="000000"/>
              </w:rPr>
              <w:t>.</w:t>
            </w:r>
          </w:p>
          <w:p w14:paraId="00000083" w14:textId="77777777" w:rsidR="00500F2A" w:rsidRDefault="00EC7BAA">
            <w:pPr>
              <w:numPr>
                <w:ilvl w:val="0"/>
                <w:numId w:val="1"/>
              </w:numPr>
              <w:pBdr>
                <w:top w:val="nil"/>
                <w:left w:val="nil"/>
                <w:bottom w:val="nil"/>
                <w:right w:val="nil"/>
                <w:between w:val="nil"/>
              </w:pBdr>
              <w:spacing w:line="259" w:lineRule="auto"/>
              <w:ind w:left="289" w:hanging="289"/>
              <w:jc w:val="both"/>
            </w:pPr>
            <w:r>
              <w:t>Creación de Pqrs</w:t>
            </w:r>
            <w:r>
              <w:rPr>
                <w:color w:val="000000"/>
              </w:rPr>
              <w:t>.</w:t>
            </w:r>
          </w:p>
          <w:p w14:paraId="00000084" w14:textId="77777777" w:rsidR="00500F2A" w:rsidRDefault="00500F2A">
            <w:pPr>
              <w:pBdr>
                <w:top w:val="nil"/>
                <w:left w:val="nil"/>
                <w:bottom w:val="nil"/>
                <w:right w:val="nil"/>
                <w:between w:val="nil"/>
              </w:pBdr>
              <w:spacing w:line="259" w:lineRule="auto"/>
              <w:ind w:left="720"/>
              <w:jc w:val="both"/>
            </w:pPr>
          </w:p>
        </w:tc>
      </w:tr>
      <w:tr w:rsidR="00500F2A" w14:paraId="0FB598B7" w14:textId="77777777">
        <w:tc>
          <w:tcPr>
            <w:tcW w:w="1971" w:type="dxa"/>
          </w:tcPr>
          <w:p w14:paraId="00000085" w14:textId="77777777" w:rsidR="00500F2A" w:rsidRDefault="00500F2A">
            <w:pPr>
              <w:keepLines/>
              <w:pBdr>
                <w:top w:val="nil"/>
                <w:left w:val="nil"/>
                <w:bottom w:val="nil"/>
                <w:right w:val="nil"/>
                <w:between w:val="nil"/>
              </w:pBdr>
              <w:spacing w:after="120" w:line="259" w:lineRule="auto"/>
              <w:jc w:val="both"/>
            </w:pPr>
          </w:p>
          <w:p w14:paraId="00000086" w14:textId="77777777" w:rsidR="00500F2A" w:rsidRDefault="00500F2A">
            <w:pPr>
              <w:keepLines/>
              <w:pBdr>
                <w:top w:val="nil"/>
                <w:left w:val="nil"/>
                <w:bottom w:val="nil"/>
                <w:right w:val="nil"/>
                <w:between w:val="nil"/>
              </w:pBdr>
              <w:spacing w:after="120" w:line="259" w:lineRule="auto"/>
              <w:jc w:val="center"/>
            </w:pPr>
          </w:p>
          <w:p w14:paraId="00000087" w14:textId="77777777" w:rsidR="00500F2A" w:rsidRDefault="00EC7BAA">
            <w:pPr>
              <w:keepLines/>
              <w:pBdr>
                <w:top w:val="nil"/>
                <w:left w:val="nil"/>
                <w:bottom w:val="nil"/>
                <w:right w:val="nil"/>
                <w:between w:val="nil"/>
              </w:pBdr>
              <w:spacing w:after="120" w:line="259" w:lineRule="auto"/>
              <w:jc w:val="center"/>
              <w:rPr>
                <w:color w:val="000000"/>
              </w:rPr>
            </w:pPr>
            <w:r>
              <w:t>Administrador</w:t>
            </w:r>
          </w:p>
        </w:tc>
        <w:tc>
          <w:tcPr>
            <w:tcW w:w="2722" w:type="dxa"/>
          </w:tcPr>
          <w:p w14:paraId="00000088" w14:textId="77777777" w:rsidR="00500F2A" w:rsidRDefault="00500F2A">
            <w:pPr>
              <w:jc w:val="both"/>
            </w:pPr>
          </w:p>
          <w:p w14:paraId="00000089" w14:textId="77777777" w:rsidR="00500F2A" w:rsidRDefault="00500F2A">
            <w:pPr>
              <w:jc w:val="both"/>
            </w:pPr>
          </w:p>
          <w:p w14:paraId="0000008A" w14:textId="77777777" w:rsidR="00500F2A" w:rsidRDefault="00EC7BAA">
            <w:pPr>
              <w:jc w:val="both"/>
            </w:pPr>
            <w:r>
              <w:t xml:space="preserve">Estos usuarios son los encargados de la gestión de información en general y velar sobre la integridad y veracidad de esta. </w:t>
            </w:r>
          </w:p>
        </w:tc>
        <w:tc>
          <w:tcPr>
            <w:tcW w:w="4129" w:type="dxa"/>
          </w:tcPr>
          <w:p w14:paraId="0000008B" w14:textId="77777777" w:rsidR="00500F2A" w:rsidRDefault="00EC7BAA">
            <w:pPr>
              <w:numPr>
                <w:ilvl w:val="0"/>
                <w:numId w:val="9"/>
              </w:numPr>
              <w:jc w:val="both"/>
            </w:pPr>
            <w:r>
              <w:t>Registro de socios y parametrización del contrato.</w:t>
            </w:r>
          </w:p>
          <w:p w14:paraId="0000008C" w14:textId="77777777" w:rsidR="00500F2A" w:rsidRDefault="00500F2A">
            <w:pPr>
              <w:ind w:left="720"/>
              <w:jc w:val="both"/>
            </w:pPr>
          </w:p>
          <w:p w14:paraId="0000008D" w14:textId="77777777" w:rsidR="00500F2A" w:rsidRDefault="00EC7BAA">
            <w:pPr>
              <w:numPr>
                <w:ilvl w:val="0"/>
                <w:numId w:val="9"/>
              </w:numPr>
              <w:jc w:val="both"/>
            </w:pPr>
            <w:r>
              <w:t>Registro de animales.</w:t>
            </w:r>
          </w:p>
          <w:p w14:paraId="0000008E" w14:textId="77777777" w:rsidR="00500F2A" w:rsidRDefault="00EC7BAA">
            <w:pPr>
              <w:ind w:left="720"/>
              <w:jc w:val="both"/>
            </w:pPr>
            <w:r>
              <w:t>.</w:t>
            </w:r>
          </w:p>
          <w:p w14:paraId="0000008F" w14:textId="77777777" w:rsidR="00500F2A" w:rsidRDefault="00EC7BAA">
            <w:pPr>
              <w:numPr>
                <w:ilvl w:val="0"/>
                <w:numId w:val="9"/>
              </w:numPr>
              <w:jc w:val="both"/>
            </w:pPr>
            <w:r>
              <w:t>Registro y actualización de la información del sistema en cuanto a insumos y productos propios de la empresa.</w:t>
            </w:r>
          </w:p>
          <w:p w14:paraId="00000090" w14:textId="77777777" w:rsidR="00500F2A" w:rsidRDefault="00500F2A">
            <w:pPr>
              <w:ind w:left="720"/>
              <w:jc w:val="both"/>
            </w:pPr>
          </w:p>
          <w:p w14:paraId="00000091" w14:textId="77777777" w:rsidR="00500F2A" w:rsidRDefault="00EC7BAA">
            <w:pPr>
              <w:numPr>
                <w:ilvl w:val="0"/>
                <w:numId w:val="9"/>
              </w:numPr>
              <w:jc w:val="both"/>
            </w:pPr>
            <w:r>
              <w:t>Registro de novedades para los bovinos.</w:t>
            </w:r>
          </w:p>
          <w:p w14:paraId="00000092" w14:textId="77777777" w:rsidR="00500F2A" w:rsidRDefault="00500F2A">
            <w:pPr>
              <w:ind w:left="720"/>
              <w:jc w:val="both"/>
            </w:pPr>
          </w:p>
          <w:p w14:paraId="00000093" w14:textId="77777777" w:rsidR="00500F2A" w:rsidRDefault="00EC7BAA">
            <w:pPr>
              <w:numPr>
                <w:ilvl w:val="0"/>
                <w:numId w:val="9"/>
              </w:numPr>
              <w:jc w:val="both"/>
            </w:pPr>
            <w:r>
              <w:t>Generación de informes y reportes.</w:t>
            </w:r>
          </w:p>
          <w:p w14:paraId="00000094" w14:textId="77777777" w:rsidR="00500F2A" w:rsidRDefault="00500F2A">
            <w:pPr>
              <w:pBdr>
                <w:top w:val="nil"/>
                <w:left w:val="nil"/>
                <w:bottom w:val="nil"/>
                <w:right w:val="nil"/>
                <w:between w:val="nil"/>
              </w:pBdr>
              <w:spacing w:line="259" w:lineRule="auto"/>
              <w:ind w:left="360"/>
              <w:jc w:val="both"/>
            </w:pPr>
          </w:p>
        </w:tc>
      </w:tr>
      <w:tr w:rsidR="00500F2A" w14:paraId="44B058C8" w14:textId="77777777">
        <w:tc>
          <w:tcPr>
            <w:tcW w:w="1971" w:type="dxa"/>
          </w:tcPr>
          <w:p w14:paraId="00000095" w14:textId="77777777" w:rsidR="00500F2A" w:rsidRDefault="00500F2A">
            <w:pPr>
              <w:keepLines/>
              <w:pBdr>
                <w:top w:val="nil"/>
                <w:left w:val="nil"/>
                <w:bottom w:val="nil"/>
                <w:right w:val="nil"/>
                <w:between w:val="nil"/>
              </w:pBdr>
              <w:spacing w:after="120" w:line="259" w:lineRule="auto"/>
              <w:jc w:val="both"/>
            </w:pPr>
          </w:p>
          <w:p w14:paraId="00000096" w14:textId="77777777" w:rsidR="00500F2A" w:rsidRDefault="00500F2A">
            <w:pPr>
              <w:keepLines/>
              <w:pBdr>
                <w:top w:val="nil"/>
                <w:left w:val="nil"/>
                <w:bottom w:val="nil"/>
                <w:right w:val="nil"/>
                <w:between w:val="nil"/>
              </w:pBdr>
              <w:spacing w:after="120" w:line="259" w:lineRule="auto"/>
              <w:jc w:val="both"/>
            </w:pPr>
          </w:p>
          <w:p w14:paraId="00000097" w14:textId="77777777" w:rsidR="00500F2A" w:rsidRDefault="00EC7BAA">
            <w:pPr>
              <w:keepLines/>
              <w:pBdr>
                <w:top w:val="nil"/>
                <w:left w:val="nil"/>
                <w:bottom w:val="nil"/>
                <w:right w:val="nil"/>
                <w:between w:val="nil"/>
              </w:pBdr>
              <w:spacing w:after="120" w:line="259" w:lineRule="auto"/>
              <w:jc w:val="center"/>
              <w:rPr>
                <w:color w:val="000000"/>
              </w:rPr>
            </w:pPr>
            <w:r>
              <w:t>Superadministrador</w:t>
            </w:r>
          </w:p>
        </w:tc>
        <w:tc>
          <w:tcPr>
            <w:tcW w:w="2722" w:type="dxa"/>
          </w:tcPr>
          <w:p w14:paraId="00000098" w14:textId="77777777" w:rsidR="00500F2A" w:rsidRDefault="00500F2A">
            <w:pPr>
              <w:jc w:val="both"/>
            </w:pPr>
          </w:p>
          <w:p w14:paraId="00000099" w14:textId="77777777" w:rsidR="00500F2A" w:rsidRDefault="00500F2A">
            <w:pPr>
              <w:jc w:val="both"/>
            </w:pPr>
          </w:p>
          <w:p w14:paraId="0000009A" w14:textId="77777777" w:rsidR="00500F2A" w:rsidRDefault="00EC7BAA">
            <w:pPr>
              <w:jc w:val="both"/>
            </w:pPr>
            <w:r>
              <w:t>Es el encargado de gestionar las licencias y registro de información de las empresas suscritas, así como también es el encargado de brindar soporte técnico a la aplicación.</w:t>
            </w:r>
          </w:p>
          <w:p w14:paraId="0000009B" w14:textId="77777777" w:rsidR="00500F2A" w:rsidRDefault="00500F2A">
            <w:pPr>
              <w:jc w:val="both"/>
            </w:pPr>
          </w:p>
          <w:p w14:paraId="0000009C" w14:textId="77777777" w:rsidR="00500F2A" w:rsidRDefault="00500F2A">
            <w:pPr>
              <w:jc w:val="both"/>
            </w:pPr>
          </w:p>
        </w:tc>
        <w:tc>
          <w:tcPr>
            <w:tcW w:w="4129" w:type="dxa"/>
          </w:tcPr>
          <w:p w14:paraId="0000009D" w14:textId="77777777" w:rsidR="00500F2A" w:rsidRDefault="00500F2A">
            <w:pPr>
              <w:widowControl/>
              <w:pBdr>
                <w:top w:val="nil"/>
                <w:left w:val="nil"/>
                <w:bottom w:val="nil"/>
                <w:right w:val="nil"/>
                <w:between w:val="nil"/>
              </w:pBdr>
              <w:spacing w:line="276" w:lineRule="auto"/>
              <w:ind w:left="360"/>
              <w:jc w:val="both"/>
            </w:pPr>
          </w:p>
          <w:p w14:paraId="0000009E" w14:textId="77777777" w:rsidR="00500F2A" w:rsidRDefault="00EC7BAA">
            <w:pPr>
              <w:widowControl/>
              <w:numPr>
                <w:ilvl w:val="0"/>
                <w:numId w:val="6"/>
              </w:numPr>
              <w:pBdr>
                <w:top w:val="nil"/>
                <w:left w:val="nil"/>
                <w:bottom w:val="nil"/>
                <w:right w:val="nil"/>
                <w:between w:val="nil"/>
              </w:pBdr>
              <w:spacing w:line="276" w:lineRule="auto"/>
              <w:jc w:val="both"/>
            </w:pPr>
            <w:r>
              <w:t>Creación y actualización de licencias.</w:t>
            </w:r>
          </w:p>
          <w:p w14:paraId="0000009F" w14:textId="77777777" w:rsidR="00500F2A" w:rsidRDefault="00EC7BAA">
            <w:pPr>
              <w:widowControl/>
              <w:numPr>
                <w:ilvl w:val="0"/>
                <w:numId w:val="6"/>
              </w:numPr>
              <w:pBdr>
                <w:top w:val="nil"/>
                <w:left w:val="nil"/>
                <w:bottom w:val="nil"/>
                <w:right w:val="nil"/>
                <w:between w:val="nil"/>
              </w:pBdr>
              <w:spacing w:line="276" w:lineRule="auto"/>
              <w:jc w:val="both"/>
            </w:pPr>
            <w:r>
              <w:t>Mantenimiento del sistema.</w:t>
            </w:r>
          </w:p>
        </w:tc>
      </w:tr>
    </w:tbl>
    <w:p w14:paraId="000000A0" w14:textId="77777777" w:rsidR="00500F2A" w:rsidRDefault="00500F2A">
      <w:pPr>
        <w:spacing w:line="276" w:lineRule="auto"/>
        <w:jc w:val="both"/>
        <w:rPr>
          <w:rFonts w:ascii="Arial" w:eastAsia="Arial" w:hAnsi="Arial" w:cs="Arial"/>
          <w:sz w:val="24"/>
          <w:szCs w:val="24"/>
        </w:rPr>
      </w:pPr>
    </w:p>
    <w:p w14:paraId="000000A1" w14:textId="77777777" w:rsidR="00500F2A" w:rsidRDefault="00500F2A">
      <w:pPr>
        <w:spacing w:line="276" w:lineRule="auto"/>
        <w:jc w:val="both"/>
        <w:rPr>
          <w:rFonts w:ascii="Arial" w:eastAsia="Arial" w:hAnsi="Arial" w:cs="Arial"/>
          <w:sz w:val="24"/>
          <w:szCs w:val="24"/>
        </w:rPr>
      </w:pPr>
    </w:p>
    <w:p w14:paraId="000000A2" w14:textId="77777777" w:rsidR="00500F2A" w:rsidRDefault="00500F2A">
      <w:pPr>
        <w:spacing w:line="276" w:lineRule="auto"/>
        <w:jc w:val="both"/>
        <w:rPr>
          <w:rFonts w:ascii="Arial" w:eastAsia="Arial" w:hAnsi="Arial" w:cs="Arial"/>
          <w:sz w:val="24"/>
          <w:szCs w:val="24"/>
        </w:rPr>
      </w:pPr>
    </w:p>
    <w:p w14:paraId="000000A3" w14:textId="77777777" w:rsidR="00500F2A" w:rsidRDefault="00500F2A">
      <w:pPr>
        <w:spacing w:line="276" w:lineRule="auto"/>
        <w:jc w:val="both"/>
        <w:rPr>
          <w:rFonts w:ascii="Arial" w:eastAsia="Arial" w:hAnsi="Arial" w:cs="Arial"/>
          <w:sz w:val="24"/>
          <w:szCs w:val="24"/>
        </w:rPr>
      </w:pPr>
    </w:p>
    <w:p w14:paraId="000000A4" w14:textId="77777777" w:rsidR="00500F2A" w:rsidRDefault="00500F2A">
      <w:pPr>
        <w:spacing w:line="276" w:lineRule="auto"/>
        <w:jc w:val="both"/>
        <w:rPr>
          <w:rFonts w:ascii="Arial" w:eastAsia="Arial" w:hAnsi="Arial" w:cs="Arial"/>
          <w:sz w:val="24"/>
          <w:szCs w:val="24"/>
        </w:rPr>
      </w:pPr>
    </w:p>
    <w:p w14:paraId="000000A5" w14:textId="77777777" w:rsidR="00500F2A" w:rsidRDefault="00500F2A">
      <w:pPr>
        <w:spacing w:line="276" w:lineRule="auto"/>
        <w:rPr>
          <w:rFonts w:ascii="Arial" w:eastAsia="Arial" w:hAnsi="Arial" w:cs="Arial"/>
          <w:sz w:val="24"/>
          <w:szCs w:val="24"/>
        </w:rPr>
      </w:pPr>
    </w:p>
    <w:p w14:paraId="000000A6" w14:textId="77777777" w:rsidR="00500F2A" w:rsidRDefault="00500F2A">
      <w:pPr>
        <w:spacing w:line="276" w:lineRule="auto"/>
        <w:rPr>
          <w:rFonts w:ascii="Arial" w:eastAsia="Arial" w:hAnsi="Arial" w:cs="Arial"/>
          <w:sz w:val="24"/>
          <w:szCs w:val="24"/>
        </w:rPr>
      </w:pPr>
    </w:p>
    <w:p w14:paraId="000000A7" w14:textId="77777777" w:rsidR="00500F2A" w:rsidRDefault="00500F2A">
      <w:pPr>
        <w:spacing w:line="276" w:lineRule="auto"/>
        <w:rPr>
          <w:rFonts w:ascii="Arial" w:eastAsia="Arial" w:hAnsi="Arial" w:cs="Arial"/>
          <w:sz w:val="24"/>
          <w:szCs w:val="24"/>
        </w:rPr>
      </w:pPr>
    </w:p>
    <w:bookmarkStart w:id="15" w:name="_heading=h.3dy6vkm" w:colFirst="0" w:colLast="0" w:displacedByCustomXml="next"/>
    <w:bookmarkEnd w:id="15" w:displacedByCustomXml="next"/>
    <w:sdt>
      <w:sdtPr>
        <w:tag w:val="goog_rdk_19"/>
        <w:id w:val="2023044629"/>
      </w:sdtPr>
      <w:sdtEndPr/>
      <w:sdtContent>
        <w:p w14:paraId="000000A8" w14:textId="77777777" w:rsidR="00500F2A" w:rsidRDefault="00EC7BAA">
          <w:pPr>
            <w:pStyle w:val="Ttulo2"/>
            <w:numPr>
              <w:ilvl w:val="1"/>
              <w:numId w:val="4"/>
            </w:numPr>
            <w:rPr>
              <w:sz w:val="24"/>
              <w:szCs w:val="24"/>
            </w:rPr>
          </w:pPr>
          <w:r>
            <w:rPr>
              <w:sz w:val="24"/>
              <w:szCs w:val="24"/>
            </w:rPr>
            <w:t>Entorno del Usuario</w:t>
          </w:r>
        </w:p>
      </w:sdtContent>
    </w:sdt>
    <w:p w14:paraId="000000A9" w14:textId="77777777" w:rsidR="00500F2A" w:rsidRDefault="00500F2A"/>
    <w:p w14:paraId="000000AA" w14:textId="77777777" w:rsidR="00500F2A" w:rsidRDefault="00EC7BAA">
      <w:pPr>
        <w:spacing w:line="360" w:lineRule="auto"/>
        <w:ind w:right="680"/>
        <w:jc w:val="both"/>
        <w:rPr>
          <w:rFonts w:ascii="Arial" w:eastAsia="Arial" w:hAnsi="Arial" w:cs="Arial"/>
          <w:sz w:val="24"/>
          <w:szCs w:val="24"/>
        </w:rPr>
      </w:pPr>
      <w:r>
        <w:rPr>
          <w:rFonts w:ascii="Arial" w:eastAsia="Arial" w:hAnsi="Arial" w:cs="Arial"/>
          <w:sz w:val="24"/>
          <w:szCs w:val="24"/>
        </w:rPr>
        <w:t>Para llevar a cabo un uso correcto y óptimo del producto, es necesario definir aquellos factores que interactúan y que son de vital importancia a la hora de su uso y que son aportados por las empresas. El primer factor son aquellos u</w:t>
      </w:r>
      <w:r>
        <w:rPr>
          <w:rFonts w:ascii="Arial" w:eastAsia="Arial" w:hAnsi="Arial" w:cs="Arial"/>
          <w:sz w:val="24"/>
          <w:szCs w:val="24"/>
        </w:rPr>
        <w:t>suarios que alimentan la información del sistema, se recomienda que sea una información verídica e íntegra, esto garantizará además de una transparencia una mejor calidad a la hora de reportes e informes. Además de esto se recomienda una conexión estable a</w:t>
      </w:r>
      <w:r>
        <w:rPr>
          <w:rFonts w:ascii="Arial" w:eastAsia="Arial" w:hAnsi="Arial" w:cs="Arial"/>
          <w:sz w:val="24"/>
          <w:szCs w:val="24"/>
        </w:rPr>
        <w:t xml:space="preserve"> internet y dispositivos que soporten navegadores web.</w:t>
      </w:r>
    </w:p>
    <w:p w14:paraId="000000AB" w14:textId="77777777" w:rsidR="00500F2A" w:rsidRDefault="00500F2A">
      <w:pPr>
        <w:spacing w:line="360" w:lineRule="auto"/>
        <w:ind w:right="680"/>
        <w:jc w:val="both"/>
        <w:rPr>
          <w:rFonts w:ascii="Arial" w:eastAsia="Arial" w:hAnsi="Arial" w:cs="Arial"/>
          <w:sz w:val="24"/>
          <w:szCs w:val="24"/>
        </w:rPr>
      </w:pPr>
    </w:p>
    <w:p w14:paraId="000000AC" w14:textId="77777777" w:rsidR="00500F2A" w:rsidRDefault="00EC7BAA">
      <w:pPr>
        <w:spacing w:line="360" w:lineRule="auto"/>
        <w:ind w:right="680"/>
        <w:jc w:val="both"/>
        <w:rPr>
          <w:rFonts w:ascii="Arial" w:eastAsia="Arial" w:hAnsi="Arial" w:cs="Arial"/>
          <w:sz w:val="24"/>
          <w:szCs w:val="24"/>
        </w:rPr>
      </w:pPr>
      <w:r>
        <w:rPr>
          <w:rFonts w:ascii="Arial" w:eastAsia="Arial" w:hAnsi="Arial" w:cs="Arial"/>
          <w:sz w:val="24"/>
          <w:szCs w:val="24"/>
        </w:rPr>
        <w:t xml:space="preserve">El core de la aplicación constará de una arquitectura de microservicios fundamentada con api gateway y desarrollada en en lenguaje Java 17 e implementando el framework Spring boot 3.0, además de una virtualización con docker y kubernetes, que nos brindará </w:t>
      </w:r>
      <w:r>
        <w:rPr>
          <w:rFonts w:ascii="Arial" w:eastAsia="Arial" w:hAnsi="Arial" w:cs="Arial"/>
          <w:sz w:val="24"/>
          <w:szCs w:val="24"/>
        </w:rPr>
        <w:t xml:space="preserve">facilidad a la hora de hacer autoscaling y permitir una mayor estabilidad del sistema antes grandes demandas de peticiones, por otro lado la interfaz de usuario se desarrollará con  el framework Angular 14 por sus </w:t>
      </w:r>
      <w:sdt>
        <w:sdtPr>
          <w:tag w:val="goog_rdk_20"/>
          <w:id w:val="588890993"/>
        </w:sdtPr>
        <w:sdtEndPr/>
        <w:sdtContent>
          <w:commentRangeStart w:id="16"/>
        </w:sdtContent>
      </w:sdt>
      <w:r>
        <w:rPr>
          <w:rFonts w:ascii="Arial" w:eastAsia="Arial" w:hAnsi="Arial" w:cs="Arial"/>
          <w:sz w:val="24"/>
          <w:szCs w:val="24"/>
        </w:rPr>
        <w:t>grandes</w:t>
      </w:r>
      <w:commentRangeEnd w:id="16"/>
      <w:r>
        <w:commentReference w:id="16"/>
      </w:r>
      <w:r>
        <w:rPr>
          <w:rFonts w:ascii="Arial" w:eastAsia="Arial" w:hAnsi="Arial" w:cs="Arial"/>
          <w:sz w:val="24"/>
          <w:szCs w:val="24"/>
        </w:rPr>
        <w:t xml:space="preserve"> ventajas y optimizaciones a l</w:t>
      </w:r>
      <w:r>
        <w:rPr>
          <w:rFonts w:ascii="Arial" w:eastAsia="Arial" w:hAnsi="Arial" w:cs="Arial"/>
          <w:sz w:val="24"/>
          <w:szCs w:val="24"/>
        </w:rPr>
        <w:t>a hora de trabajar con javascript.</w:t>
      </w:r>
    </w:p>
    <w:p w14:paraId="000000AD" w14:textId="77777777" w:rsidR="00500F2A" w:rsidRDefault="00500F2A">
      <w:pPr>
        <w:spacing w:line="276" w:lineRule="auto"/>
        <w:jc w:val="both"/>
        <w:rPr>
          <w:rFonts w:ascii="Arial" w:eastAsia="Arial" w:hAnsi="Arial" w:cs="Arial"/>
          <w:sz w:val="24"/>
          <w:szCs w:val="24"/>
        </w:rPr>
      </w:pPr>
    </w:p>
    <w:sdt>
      <w:sdtPr>
        <w:tag w:val="goog_rdk_21"/>
        <w:id w:val="-1318032218"/>
      </w:sdtPr>
      <w:sdtEndPr/>
      <w:sdtContent>
        <w:p w14:paraId="000000AE" w14:textId="77777777" w:rsidR="00500F2A" w:rsidRDefault="00EC7BAA">
          <w:pPr>
            <w:pStyle w:val="Ttulo2"/>
            <w:numPr>
              <w:ilvl w:val="1"/>
              <w:numId w:val="4"/>
            </w:numPr>
            <w:rPr>
              <w:sz w:val="24"/>
              <w:szCs w:val="24"/>
            </w:rPr>
          </w:pPr>
          <w:r>
            <w:rPr>
              <w:sz w:val="24"/>
              <w:szCs w:val="24"/>
            </w:rPr>
            <w:t>Perfiles de parte Interesada</w:t>
          </w:r>
        </w:p>
      </w:sdtContent>
    </w:sdt>
    <w:p w14:paraId="000000AF" w14:textId="77777777" w:rsidR="00500F2A" w:rsidRDefault="00500F2A"/>
    <w:tbl>
      <w:tblPr>
        <w:tblStyle w:val="a7"/>
        <w:tblW w:w="935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7"/>
        <w:gridCol w:w="7235"/>
      </w:tblGrid>
      <w:tr w:rsidR="00500F2A" w14:paraId="432B8889" w14:textId="77777777">
        <w:trPr>
          <w:trHeight w:val="309"/>
        </w:trPr>
        <w:tc>
          <w:tcPr>
            <w:tcW w:w="2117" w:type="dxa"/>
          </w:tcPr>
          <w:p w14:paraId="000000B0" w14:textId="77777777" w:rsidR="00500F2A" w:rsidRDefault="00EC7BAA">
            <w:pPr>
              <w:rPr>
                <w:b/>
              </w:rPr>
            </w:pPr>
            <w:r>
              <w:rPr>
                <w:b/>
              </w:rPr>
              <w:t>Representante</w:t>
            </w:r>
          </w:p>
        </w:tc>
        <w:tc>
          <w:tcPr>
            <w:tcW w:w="7235" w:type="dxa"/>
          </w:tcPr>
          <w:p w14:paraId="000000B1" w14:textId="77777777" w:rsidR="00500F2A" w:rsidRDefault="00EC7BAA">
            <w:r>
              <w:t>Socios</w:t>
            </w:r>
          </w:p>
        </w:tc>
      </w:tr>
      <w:tr w:rsidR="00500F2A" w14:paraId="7821C064" w14:textId="77777777">
        <w:trPr>
          <w:trHeight w:val="620"/>
        </w:trPr>
        <w:tc>
          <w:tcPr>
            <w:tcW w:w="2117" w:type="dxa"/>
          </w:tcPr>
          <w:p w14:paraId="000000B2" w14:textId="77777777" w:rsidR="00500F2A" w:rsidRDefault="00EC7BAA">
            <w:pPr>
              <w:rPr>
                <w:b/>
              </w:rPr>
            </w:pPr>
            <w:r>
              <w:rPr>
                <w:b/>
              </w:rPr>
              <w:t>Descripción</w:t>
            </w:r>
          </w:p>
        </w:tc>
        <w:tc>
          <w:tcPr>
            <w:tcW w:w="7235" w:type="dxa"/>
          </w:tcPr>
          <w:p w14:paraId="000000B3" w14:textId="77777777" w:rsidR="00500F2A" w:rsidRDefault="00EC7BAA">
            <w:pPr>
              <w:jc w:val="both"/>
            </w:pPr>
            <w:r>
              <w:t>Son los encargados de consultar, generar reportes (generales y específicos) y generar alertas.</w:t>
            </w:r>
          </w:p>
        </w:tc>
      </w:tr>
      <w:tr w:rsidR="00500F2A" w14:paraId="41DEA740" w14:textId="77777777">
        <w:trPr>
          <w:trHeight w:val="620"/>
        </w:trPr>
        <w:tc>
          <w:tcPr>
            <w:tcW w:w="2117" w:type="dxa"/>
          </w:tcPr>
          <w:p w14:paraId="000000B4" w14:textId="77777777" w:rsidR="00500F2A" w:rsidRDefault="00EC7BAA">
            <w:pPr>
              <w:rPr>
                <w:b/>
              </w:rPr>
            </w:pPr>
            <w:r>
              <w:rPr>
                <w:b/>
              </w:rPr>
              <w:t>Tipo</w:t>
            </w:r>
          </w:p>
        </w:tc>
        <w:tc>
          <w:tcPr>
            <w:tcW w:w="7235" w:type="dxa"/>
          </w:tcPr>
          <w:p w14:paraId="000000B5" w14:textId="77777777" w:rsidR="00500F2A" w:rsidRDefault="00EC7BAA">
            <w:pPr>
              <w:jc w:val="both"/>
            </w:pPr>
            <w:r>
              <w:t>NA</w:t>
            </w:r>
          </w:p>
          <w:p w14:paraId="000000B6" w14:textId="77777777" w:rsidR="00500F2A" w:rsidRDefault="00500F2A">
            <w:pPr>
              <w:jc w:val="both"/>
            </w:pPr>
          </w:p>
        </w:tc>
      </w:tr>
      <w:tr w:rsidR="00500F2A" w14:paraId="42E45536" w14:textId="77777777">
        <w:trPr>
          <w:trHeight w:val="914"/>
        </w:trPr>
        <w:tc>
          <w:tcPr>
            <w:tcW w:w="2117" w:type="dxa"/>
          </w:tcPr>
          <w:p w14:paraId="000000B7" w14:textId="77777777" w:rsidR="00500F2A" w:rsidRDefault="00EC7BAA">
            <w:pPr>
              <w:rPr>
                <w:b/>
              </w:rPr>
            </w:pPr>
            <w:r>
              <w:rPr>
                <w:b/>
              </w:rPr>
              <w:t>Responsabilidades</w:t>
            </w:r>
          </w:p>
        </w:tc>
        <w:tc>
          <w:tcPr>
            <w:tcW w:w="7235" w:type="dxa"/>
          </w:tcPr>
          <w:p w14:paraId="000000B8" w14:textId="77777777" w:rsidR="00500F2A" w:rsidRDefault="00EC7BAA">
            <w:pPr>
              <w:jc w:val="both"/>
            </w:pPr>
            <w:r>
              <w:t>Consulta de información de su propiedad y validación de esta.</w:t>
            </w:r>
          </w:p>
          <w:p w14:paraId="000000B9" w14:textId="77777777" w:rsidR="00500F2A" w:rsidRDefault="00EC7BAA">
            <w:pPr>
              <w:jc w:val="both"/>
            </w:pPr>
            <w:sdt>
              <w:sdtPr>
                <w:tag w:val="goog_rdk_22"/>
                <w:id w:val="730264711"/>
              </w:sdtPr>
              <w:sdtEndPr/>
              <w:sdtContent>
                <w:commentRangeStart w:id="17"/>
              </w:sdtContent>
            </w:sdt>
            <w:r>
              <w:t>Generar reportes mensuales.</w:t>
            </w:r>
            <w:commentRangeEnd w:id="17"/>
            <w:r>
              <w:commentReference w:id="17"/>
            </w:r>
          </w:p>
          <w:p w14:paraId="000000BA" w14:textId="77777777" w:rsidR="00500F2A" w:rsidRDefault="00EC7BAA">
            <w:pPr>
              <w:jc w:val="both"/>
            </w:pPr>
            <w:r>
              <w:t>Informar de errores, novedades u observaciones mediante pqrs.</w:t>
            </w:r>
          </w:p>
        </w:tc>
      </w:tr>
      <w:tr w:rsidR="00500F2A" w14:paraId="4CA5DCB9" w14:textId="77777777">
        <w:trPr>
          <w:trHeight w:val="309"/>
        </w:trPr>
        <w:tc>
          <w:tcPr>
            <w:tcW w:w="2117" w:type="dxa"/>
          </w:tcPr>
          <w:p w14:paraId="000000BB" w14:textId="77777777" w:rsidR="00500F2A" w:rsidRDefault="00EC7BAA">
            <w:pPr>
              <w:rPr>
                <w:b/>
              </w:rPr>
            </w:pPr>
            <w:r>
              <w:rPr>
                <w:b/>
              </w:rPr>
              <w:t xml:space="preserve">Criterio de éxito </w:t>
            </w:r>
          </w:p>
        </w:tc>
        <w:tc>
          <w:tcPr>
            <w:tcW w:w="7235" w:type="dxa"/>
          </w:tcPr>
          <w:p w14:paraId="000000BC" w14:textId="77777777" w:rsidR="00500F2A" w:rsidRDefault="00EC7BAA">
            <w:r>
              <w:t>Administradores y socios.</w:t>
            </w:r>
          </w:p>
        </w:tc>
      </w:tr>
      <w:tr w:rsidR="00500F2A" w14:paraId="12117276" w14:textId="77777777">
        <w:trPr>
          <w:trHeight w:val="309"/>
        </w:trPr>
        <w:tc>
          <w:tcPr>
            <w:tcW w:w="2117" w:type="dxa"/>
          </w:tcPr>
          <w:p w14:paraId="000000BD" w14:textId="77777777" w:rsidR="00500F2A" w:rsidRDefault="00EC7BAA">
            <w:pPr>
              <w:rPr>
                <w:b/>
              </w:rPr>
            </w:pPr>
            <w:r>
              <w:rPr>
                <w:b/>
              </w:rPr>
              <w:t>Involucramiento</w:t>
            </w:r>
          </w:p>
        </w:tc>
        <w:tc>
          <w:tcPr>
            <w:tcW w:w="7235" w:type="dxa"/>
          </w:tcPr>
          <w:p w14:paraId="000000BE" w14:textId="77777777" w:rsidR="00500F2A" w:rsidRDefault="00EC7BAA">
            <w:r>
              <w:t>Lógica de negocio y estructuración del sistema.</w:t>
            </w:r>
          </w:p>
        </w:tc>
      </w:tr>
      <w:tr w:rsidR="00500F2A" w14:paraId="4260D6C2" w14:textId="77777777">
        <w:trPr>
          <w:trHeight w:val="309"/>
        </w:trPr>
        <w:tc>
          <w:tcPr>
            <w:tcW w:w="2117" w:type="dxa"/>
          </w:tcPr>
          <w:p w14:paraId="000000BF" w14:textId="77777777" w:rsidR="00500F2A" w:rsidRDefault="00EC7BAA">
            <w:pPr>
              <w:rPr>
                <w:b/>
              </w:rPr>
            </w:pPr>
            <w:r>
              <w:rPr>
                <w:b/>
              </w:rPr>
              <w:t>Entregables</w:t>
            </w:r>
          </w:p>
        </w:tc>
        <w:tc>
          <w:tcPr>
            <w:tcW w:w="7235" w:type="dxa"/>
          </w:tcPr>
          <w:p w14:paraId="000000C0" w14:textId="77777777" w:rsidR="00500F2A" w:rsidRDefault="00EC7BAA">
            <w:r>
              <w:t>Módulo de consulta, Módulo de reportes y Módulo de generación de alertas.</w:t>
            </w:r>
          </w:p>
        </w:tc>
      </w:tr>
      <w:tr w:rsidR="00500F2A" w14:paraId="181BABAB" w14:textId="77777777">
        <w:trPr>
          <w:trHeight w:val="309"/>
        </w:trPr>
        <w:tc>
          <w:tcPr>
            <w:tcW w:w="2117" w:type="dxa"/>
          </w:tcPr>
          <w:p w14:paraId="000000C1" w14:textId="77777777" w:rsidR="00500F2A" w:rsidRDefault="00EC7BAA">
            <w:pPr>
              <w:rPr>
                <w:b/>
              </w:rPr>
            </w:pPr>
            <w:r>
              <w:rPr>
                <w:b/>
              </w:rPr>
              <w:t>Comentarios</w:t>
            </w:r>
          </w:p>
        </w:tc>
        <w:tc>
          <w:tcPr>
            <w:tcW w:w="7235" w:type="dxa"/>
          </w:tcPr>
          <w:p w14:paraId="000000C2" w14:textId="77777777" w:rsidR="00500F2A" w:rsidRDefault="00EC7BAA">
            <w:r>
              <w:t>Ninguno</w:t>
            </w:r>
          </w:p>
        </w:tc>
      </w:tr>
    </w:tbl>
    <w:p w14:paraId="000000C3" w14:textId="77777777" w:rsidR="00500F2A" w:rsidRDefault="00500F2A"/>
    <w:p w14:paraId="000000C4" w14:textId="77777777" w:rsidR="00500F2A" w:rsidRDefault="00500F2A"/>
    <w:tbl>
      <w:tblPr>
        <w:tblStyle w:val="a8"/>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9"/>
        <w:gridCol w:w="6829"/>
      </w:tblGrid>
      <w:tr w:rsidR="00500F2A" w14:paraId="789574C4" w14:textId="77777777">
        <w:tc>
          <w:tcPr>
            <w:tcW w:w="1999" w:type="dxa"/>
          </w:tcPr>
          <w:p w14:paraId="000000C5" w14:textId="77777777" w:rsidR="00500F2A" w:rsidRDefault="00EC7BAA">
            <w:pPr>
              <w:rPr>
                <w:b/>
              </w:rPr>
            </w:pPr>
            <w:r>
              <w:rPr>
                <w:b/>
              </w:rPr>
              <w:lastRenderedPageBreak/>
              <w:t>Representante</w:t>
            </w:r>
          </w:p>
        </w:tc>
        <w:tc>
          <w:tcPr>
            <w:tcW w:w="6829" w:type="dxa"/>
          </w:tcPr>
          <w:p w14:paraId="000000C6" w14:textId="77777777" w:rsidR="00500F2A" w:rsidRDefault="00EC7BAA">
            <w:r>
              <w:t>Administradores</w:t>
            </w:r>
          </w:p>
        </w:tc>
      </w:tr>
      <w:tr w:rsidR="00500F2A" w14:paraId="18AD8582" w14:textId="77777777">
        <w:tc>
          <w:tcPr>
            <w:tcW w:w="1999" w:type="dxa"/>
          </w:tcPr>
          <w:p w14:paraId="000000C7" w14:textId="77777777" w:rsidR="00500F2A" w:rsidRDefault="00EC7BAA">
            <w:pPr>
              <w:rPr>
                <w:b/>
              </w:rPr>
            </w:pPr>
            <w:r>
              <w:rPr>
                <w:b/>
              </w:rPr>
              <w:t>Descripción</w:t>
            </w:r>
          </w:p>
        </w:tc>
        <w:tc>
          <w:tcPr>
            <w:tcW w:w="6829" w:type="dxa"/>
          </w:tcPr>
          <w:p w14:paraId="000000C8" w14:textId="77777777" w:rsidR="00500F2A" w:rsidRDefault="00EC7BAA">
            <w:pPr>
              <w:jc w:val="both"/>
            </w:pPr>
            <w:r>
              <w:t>Son los encargados del registro y vinculación de socios, registro de animales, actualización de insumos, actualización de novedades, generación de reportes.</w:t>
            </w:r>
          </w:p>
        </w:tc>
      </w:tr>
      <w:tr w:rsidR="00500F2A" w14:paraId="53E77AE8" w14:textId="77777777">
        <w:tc>
          <w:tcPr>
            <w:tcW w:w="1999" w:type="dxa"/>
          </w:tcPr>
          <w:p w14:paraId="000000C9" w14:textId="77777777" w:rsidR="00500F2A" w:rsidRDefault="00EC7BAA">
            <w:pPr>
              <w:rPr>
                <w:b/>
              </w:rPr>
            </w:pPr>
            <w:r>
              <w:rPr>
                <w:b/>
              </w:rPr>
              <w:t>Tipo</w:t>
            </w:r>
          </w:p>
        </w:tc>
        <w:tc>
          <w:tcPr>
            <w:tcW w:w="6829" w:type="dxa"/>
          </w:tcPr>
          <w:p w14:paraId="000000CA" w14:textId="77777777" w:rsidR="00500F2A" w:rsidRDefault="00EC7BAA">
            <w:pPr>
              <w:jc w:val="both"/>
            </w:pPr>
            <w:r>
              <w:t>NA</w:t>
            </w:r>
          </w:p>
          <w:p w14:paraId="000000CB" w14:textId="77777777" w:rsidR="00500F2A" w:rsidRDefault="00500F2A">
            <w:pPr>
              <w:jc w:val="both"/>
            </w:pPr>
          </w:p>
        </w:tc>
      </w:tr>
      <w:tr w:rsidR="00500F2A" w14:paraId="7262F656" w14:textId="77777777">
        <w:trPr>
          <w:trHeight w:val="1352"/>
        </w:trPr>
        <w:tc>
          <w:tcPr>
            <w:tcW w:w="1999" w:type="dxa"/>
          </w:tcPr>
          <w:p w14:paraId="000000CC" w14:textId="77777777" w:rsidR="00500F2A" w:rsidRDefault="00EC7BAA">
            <w:pPr>
              <w:rPr>
                <w:b/>
              </w:rPr>
            </w:pPr>
            <w:r>
              <w:rPr>
                <w:b/>
              </w:rPr>
              <w:t>Responsabilidades</w:t>
            </w:r>
          </w:p>
        </w:tc>
        <w:tc>
          <w:tcPr>
            <w:tcW w:w="6829" w:type="dxa"/>
          </w:tcPr>
          <w:p w14:paraId="000000CD" w14:textId="77777777" w:rsidR="00500F2A" w:rsidRDefault="00EC7BAA">
            <w:pPr>
              <w:jc w:val="both"/>
            </w:pPr>
            <w:r>
              <w:t>Registro de socios propios de la empresa.</w:t>
            </w:r>
          </w:p>
          <w:p w14:paraId="000000CE" w14:textId="77777777" w:rsidR="00500F2A" w:rsidRDefault="00EC7BAA">
            <w:pPr>
              <w:jc w:val="both"/>
            </w:pPr>
            <w:r>
              <w:t>Mantener actualizado el stock de insumos.</w:t>
            </w:r>
          </w:p>
          <w:p w14:paraId="000000CF" w14:textId="77777777" w:rsidR="00500F2A" w:rsidRDefault="00EC7BAA">
            <w:pPr>
              <w:jc w:val="both"/>
            </w:pPr>
            <w:r>
              <w:t>Llevar a cabo el registro de los bovinos.</w:t>
            </w:r>
          </w:p>
          <w:p w14:paraId="000000D0" w14:textId="77777777" w:rsidR="00500F2A" w:rsidRDefault="00EC7BAA">
            <w:pPr>
              <w:jc w:val="both"/>
            </w:pPr>
            <w:r>
              <w:t>Mantener un correcto control de las novedades presentadas en los bovinos.</w:t>
            </w:r>
          </w:p>
          <w:p w14:paraId="000000D1" w14:textId="77777777" w:rsidR="00500F2A" w:rsidRDefault="00EC7BAA">
            <w:pPr>
              <w:jc w:val="both"/>
            </w:pPr>
            <w:r>
              <w:t>Gestionar los pqrs y dar soluciones y/o correcciones oportunas.</w:t>
            </w:r>
          </w:p>
          <w:p w14:paraId="000000D2" w14:textId="77777777" w:rsidR="00500F2A" w:rsidRDefault="00EC7BAA">
            <w:pPr>
              <w:jc w:val="both"/>
            </w:pPr>
            <w:r>
              <w:t>Monitoreo constante de los datos e</w:t>
            </w:r>
            <w:r>
              <w:t>stadísticos arrojados por el sistema.</w:t>
            </w:r>
          </w:p>
          <w:p w14:paraId="000000D3" w14:textId="77777777" w:rsidR="00500F2A" w:rsidRDefault="00500F2A">
            <w:pPr>
              <w:jc w:val="both"/>
            </w:pPr>
          </w:p>
        </w:tc>
      </w:tr>
      <w:tr w:rsidR="00500F2A" w14:paraId="59913C33" w14:textId="77777777">
        <w:tc>
          <w:tcPr>
            <w:tcW w:w="1999" w:type="dxa"/>
          </w:tcPr>
          <w:p w14:paraId="000000D4" w14:textId="77777777" w:rsidR="00500F2A" w:rsidRDefault="00EC7BAA">
            <w:pPr>
              <w:rPr>
                <w:b/>
              </w:rPr>
            </w:pPr>
            <w:r>
              <w:rPr>
                <w:b/>
              </w:rPr>
              <w:t xml:space="preserve">Criterio de éxito </w:t>
            </w:r>
          </w:p>
        </w:tc>
        <w:tc>
          <w:tcPr>
            <w:tcW w:w="6829" w:type="dxa"/>
          </w:tcPr>
          <w:p w14:paraId="000000D5" w14:textId="77777777" w:rsidR="00500F2A" w:rsidRDefault="00EC7BAA">
            <w:r>
              <w:t>Administradores y socios.</w:t>
            </w:r>
          </w:p>
        </w:tc>
      </w:tr>
      <w:tr w:rsidR="00500F2A" w14:paraId="33BF4D37" w14:textId="77777777">
        <w:tc>
          <w:tcPr>
            <w:tcW w:w="1999" w:type="dxa"/>
          </w:tcPr>
          <w:p w14:paraId="000000D6" w14:textId="77777777" w:rsidR="00500F2A" w:rsidRDefault="00EC7BAA">
            <w:pPr>
              <w:rPr>
                <w:b/>
              </w:rPr>
            </w:pPr>
            <w:r>
              <w:rPr>
                <w:b/>
              </w:rPr>
              <w:t>Involucramiento</w:t>
            </w:r>
          </w:p>
        </w:tc>
        <w:tc>
          <w:tcPr>
            <w:tcW w:w="6829" w:type="dxa"/>
          </w:tcPr>
          <w:p w14:paraId="000000D7" w14:textId="77777777" w:rsidR="00500F2A" w:rsidRDefault="00EC7BAA">
            <w:r>
              <w:t>Lógica de negocio y estructuración del sistema.</w:t>
            </w:r>
          </w:p>
        </w:tc>
      </w:tr>
      <w:tr w:rsidR="00500F2A" w14:paraId="4D0204E8" w14:textId="77777777">
        <w:tc>
          <w:tcPr>
            <w:tcW w:w="1999" w:type="dxa"/>
          </w:tcPr>
          <w:p w14:paraId="000000D8" w14:textId="77777777" w:rsidR="00500F2A" w:rsidRDefault="00EC7BAA">
            <w:pPr>
              <w:rPr>
                <w:b/>
              </w:rPr>
            </w:pPr>
            <w:r>
              <w:rPr>
                <w:b/>
              </w:rPr>
              <w:t>Entregables</w:t>
            </w:r>
          </w:p>
        </w:tc>
        <w:tc>
          <w:tcPr>
            <w:tcW w:w="6829" w:type="dxa"/>
          </w:tcPr>
          <w:p w14:paraId="000000D9" w14:textId="77777777" w:rsidR="00500F2A" w:rsidRDefault="00EC7BAA">
            <w:r>
              <w:t>Módulo de consulta, Módulo de reportes, Módulo de registros, Módulo de novedades, Módulo de insumos y Módulo de gestión de alertas.</w:t>
            </w:r>
          </w:p>
        </w:tc>
      </w:tr>
      <w:tr w:rsidR="00500F2A" w14:paraId="61830E86" w14:textId="77777777">
        <w:tc>
          <w:tcPr>
            <w:tcW w:w="1999" w:type="dxa"/>
          </w:tcPr>
          <w:p w14:paraId="000000DA" w14:textId="77777777" w:rsidR="00500F2A" w:rsidRDefault="00EC7BAA">
            <w:pPr>
              <w:rPr>
                <w:b/>
              </w:rPr>
            </w:pPr>
            <w:r>
              <w:rPr>
                <w:b/>
              </w:rPr>
              <w:t>Comentarios</w:t>
            </w:r>
          </w:p>
        </w:tc>
        <w:tc>
          <w:tcPr>
            <w:tcW w:w="6829" w:type="dxa"/>
          </w:tcPr>
          <w:p w14:paraId="000000DB" w14:textId="77777777" w:rsidR="00500F2A" w:rsidRDefault="00EC7BAA">
            <w:r>
              <w:t>Ninguno</w:t>
            </w:r>
          </w:p>
        </w:tc>
      </w:tr>
    </w:tbl>
    <w:p w14:paraId="000000DC" w14:textId="77777777" w:rsidR="00500F2A" w:rsidRDefault="00500F2A">
      <w:pPr>
        <w:rPr>
          <w:rFonts w:ascii="Arial" w:eastAsia="Arial" w:hAnsi="Arial" w:cs="Arial"/>
          <w:b/>
          <w:sz w:val="24"/>
          <w:szCs w:val="24"/>
        </w:rPr>
      </w:pPr>
    </w:p>
    <w:p w14:paraId="000000DD" w14:textId="77777777" w:rsidR="00500F2A" w:rsidRDefault="00500F2A">
      <w:pPr>
        <w:rPr>
          <w:rFonts w:ascii="Arial" w:eastAsia="Arial" w:hAnsi="Arial" w:cs="Arial"/>
          <w:b/>
          <w:sz w:val="24"/>
          <w:szCs w:val="24"/>
        </w:rPr>
      </w:pPr>
    </w:p>
    <w:sdt>
      <w:sdtPr>
        <w:tag w:val="goog_rdk_23"/>
        <w:id w:val="-140428777"/>
      </w:sdtPr>
      <w:sdtEndPr/>
      <w:sdtContent>
        <w:p w14:paraId="000000DE" w14:textId="77777777" w:rsidR="00500F2A" w:rsidRDefault="00EC7BAA">
          <w:pPr>
            <w:pStyle w:val="Ttulo2"/>
            <w:numPr>
              <w:ilvl w:val="1"/>
              <w:numId w:val="2"/>
            </w:numPr>
            <w:spacing w:line="276" w:lineRule="auto"/>
            <w:jc w:val="both"/>
            <w:rPr>
              <w:sz w:val="24"/>
              <w:szCs w:val="24"/>
            </w:rPr>
          </w:pPr>
          <w:r>
            <w:rPr>
              <w:sz w:val="24"/>
              <w:szCs w:val="24"/>
            </w:rPr>
            <w:t>Perfil del usuario</w:t>
          </w:r>
          <w:r>
            <w:rPr>
              <w:sz w:val="24"/>
              <w:szCs w:val="24"/>
              <w:highlight w:val="yellow"/>
            </w:rPr>
            <w:t xml:space="preserve"> </w:t>
          </w:r>
        </w:p>
      </w:sdtContent>
    </w:sdt>
    <w:p w14:paraId="000000DF" w14:textId="77777777" w:rsidR="00500F2A" w:rsidRDefault="00500F2A">
      <w:pPr>
        <w:rPr>
          <w:rFonts w:ascii="Arial" w:eastAsia="Arial" w:hAnsi="Arial" w:cs="Arial"/>
          <w:sz w:val="24"/>
          <w:szCs w:val="24"/>
        </w:rPr>
      </w:pPr>
    </w:p>
    <w:p w14:paraId="000000E0" w14:textId="77777777" w:rsidR="00500F2A" w:rsidRDefault="00EC7BAA">
      <w:pPr>
        <w:numPr>
          <w:ilvl w:val="2"/>
          <w:numId w:val="2"/>
        </w:numPr>
        <w:pBdr>
          <w:top w:val="nil"/>
          <w:left w:val="nil"/>
          <w:bottom w:val="nil"/>
          <w:right w:val="nil"/>
          <w:between w:val="nil"/>
        </w:pBdr>
        <w:spacing w:line="259" w:lineRule="auto"/>
        <w:rPr>
          <w:rFonts w:ascii="Arial" w:eastAsia="Arial" w:hAnsi="Arial" w:cs="Arial"/>
          <w:i/>
          <w:color w:val="000000"/>
          <w:sz w:val="24"/>
          <w:szCs w:val="24"/>
        </w:rPr>
      </w:pPr>
      <w:bookmarkStart w:id="18" w:name="_heading=h.4d34og8" w:colFirst="0" w:colLast="0"/>
      <w:bookmarkEnd w:id="18"/>
      <w:r>
        <w:rPr>
          <w:rFonts w:ascii="Arial" w:eastAsia="Arial" w:hAnsi="Arial" w:cs="Arial"/>
          <w:i/>
          <w:color w:val="000000"/>
          <w:sz w:val="24"/>
          <w:szCs w:val="24"/>
        </w:rPr>
        <w:t>Administrador</w:t>
      </w:r>
    </w:p>
    <w:p w14:paraId="000000E1" w14:textId="77777777" w:rsidR="00500F2A" w:rsidRDefault="00500F2A">
      <w:pPr>
        <w:pBdr>
          <w:top w:val="nil"/>
          <w:left w:val="nil"/>
          <w:bottom w:val="nil"/>
          <w:right w:val="nil"/>
          <w:between w:val="nil"/>
        </w:pBdr>
        <w:spacing w:line="259" w:lineRule="auto"/>
        <w:rPr>
          <w:rFonts w:ascii="Arial" w:eastAsia="Arial" w:hAnsi="Arial" w:cs="Arial"/>
          <w:i/>
          <w:color w:val="000000"/>
          <w:sz w:val="24"/>
          <w:szCs w:val="24"/>
        </w:rPr>
      </w:pPr>
    </w:p>
    <w:tbl>
      <w:tblPr>
        <w:tblStyle w:val="a9"/>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9"/>
        <w:gridCol w:w="6829"/>
      </w:tblGrid>
      <w:tr w:rsidR="00500F2A" w14:paraId="6922C48C" w14:textId="77777777">
        <w:tc>
          <w:tcPr>
            <w:tcW w:w="1999" w:type="dxa"/>
          </w:tcPr>
          <w:p w14:paraId="000000E2" w14:textId="77777777" w:rsidR="00500F2A" w:rsidRDefault="00EC7BAA">
            <w:pPr>
              <w:rPr>
                <w:b/>
              </w:rPr>
            </w:pPr>
            <w:r>
              <w:rPr>
                <w:b/>
              </w:rPr>
              <w:t>Representante</w:t>
            </w:r>
          </w:p>
        </w:tc>
        <w:tc>
          <w:tcPr>
            <w:tcW w:w="6829" w:type="dxa"/>
          </w:tcPr>
          <w:p w14:paraId="000000E3" w14:textId="77777777" w:rsidR="00500F2A" w:rsidRDefault="00EC7BAA">
            <w:r>
              <w:t>Administrador</w:t>
            </w:r>
          </w:p>
        </w:tc>
      </w:tr>
      <w:tr w:rsidR="00500F2A" w14:paraId="75DB112A" w14:textId="77777777">
        <w:tc>
          <w:tcPr>
            <w:tcW w:w="1999" w:type="dxa"/>
          </w:tcPr>
          <w:p w14:paraId="000000E4" w14:textId="77777777" w:rsidR="00500F2A" w:rsidRDefault="00EC7BAA">
            <w:pPr>
              <w:rPr>
                <w:b/>
              </w:rPr>
            </w:pPr>
            <w:r>
              <w:rPr>
                <w:b/>
              </w:rPr>
              <w:t>Descripción</w:t>
            </w:r>
          </w:p>
        </w:tc>
        <w:tc>
          <w:tcPr>
            <w:tcW w:w="6829" w:type="dxa"/>
          </w:tcPr>
          <w:p w14:paraId="000000E5" w14:textId="77777777" w:rsidR="00500F2A" w:rsidRDefault="00EC7BAA">
            <w:pPr>
              <w:jc w:val="both"/>
            </w:pPr>
            <w:r>
              <w:t>Son los encargados del registro y vinculación de socios, registro de animales, actualización de insumos, actualización de novedades, generación de reportes.</w:t>
            </w:r>
          </w:p>
        </w:tc>
      </w:tr>
      <w:tr w:rsidR="00500F2A" w14:paraId="702E5E15" w14:textId="77777777">
        <w:tc>
          <w:tcPr>
            <w:tcW w:w="1999" w:type="dxa"/>
          </w:tcPr>
          <w:p w14:paraId="000000E6" w14:textId="77777777" w:rsidR="00500F2A" w:rsidRDefault="00EC7BAA">
            <w:pPr>
              <w:rPr>
                <w:b/>
              </w:rPr>
            </w:pPr>
            <w:r>
              <w:rPr>
                <w:b/>
              </w:rPr>
              <w:t>Tipo</w:t>
            </w:r>
          </w:p>
        </w:tc>
        <w:tc>
          <w:tcPr>
            <w:tcW w:w="6829" w:type="dxa"/>
          </w:tcPr>
          <w:p w14:paraId="000000E7" w14:textId="77777777" w:rsidR="00500F2A" w:rsidRDefault="00EC7BAA">
            <w:pPr>
              <w:jc w:val="both"/>
            </w:pPr>
            <w:r>
              <w:t>NA</w:t>
            </w:r>
          </w:p>
          <w:p w14:paraId="000000E8" w14:textId="77777777" w:rsidR="00500F2A" w:rsidRDefault="00500F2A">
            <w:pPr>
              <w:jc w:val="both"/>
            </w:pPr>
          </w:p>
        </w:tc>
      </w:tr>
      <w:tr w:rsidR="00500F2A" w14:paraId="3DDC4623" w14:textId="77777777">
        <w:trPr>
          <w:trHeight w:val="1352"/>
        </w:trPr>
        <w:tc>
          <w:tcPr>
            <w:tcW w:w="1999" w:type="dxa"/>
          </w:tcPr>
          <w:p w14:paraId="000000E9" w14:textId="77777777" w:rsidR="00500F2A" w:rsidRDefault="00EC7BAA">
            <w:pPr>
              <w:rPr>
                <w:b/>
              </w:rPr>
            </w:pPr>
            <w:r>
              <w:rPr>
                <w:b/>
              </w:rPr>
              <w:t>Responsabilidades</w:t>
            </w:r>
          </w:p>
        </w:tc>
        <w:tc>
          <w:tcPr>
            <w:tcW w:w="6829" w:type="dxa"/>
          </w:tcPr>
          <w:p w14:paraId="000000EA" w14:textId="77777777" w:rsidR="00500F2A" w:rsidRDefault="00EC7BAA">
            <w:pPr>
              <w:jc w:val="both"/>
            </w:pPr>
            <w:r>
              <w:t>Registro de socios propios de la empresa.</w:t>
            </w:r>
          </w:p>
          <w:p w14:paraId="000000EB" w14:textId="77777777" w:rsidR="00500F2A" w:rsidRDefault="00EC7BAA">
            <w:pPr>
              <w:jc w:val="both"/>
            </w:pPr>
            <w:r>
              <w:t>Mantener actualizado el stoc</w:t>
            </w:r>
            <w:r>
              <w:t>k de insumos.</w:t>
            </w:r>
          </w:p>
          <w:p w14:paraId="000000EC" w14:textId="77777777" w:rsidR="00500F2A" w:rsidRDefault="00EC7BAA">
            <w:pPr>
              <w:jc w:val="both"/>
            </w:pPr>
            <w:r>
              <w:t>Llevar a cabo el registro de los bovinos.</w:t>
            </w:r>
          </w:p>
          <w:p w14:paraId="000000ED" w14:textId="77777777" w:rsidR="00500F2A" w:rsidRDefault="00EC7BAA">
            <w:pPr>
              <w:jc w:val="both"/>
            </w:pPr>
            <w:r>
              <w:t>Mantener un correcto control de las novedades presentadas en los bovinos.</w:t>
            </w:r>
          </w:p>
          <w:p w14:paraId="000000EE" w14:textId="77777777" w:rsidR="00500F2A" w:rsidRDefault="00EC7BAA">
            <w:pPr>
              <w:jc w:val="both"/>
            </w:pPr>
            <w:r>
              <w:t>Gestionar los pqrs y dar soluciones y/o correcciones oportunas.</w:t>
            </w:r>
          </w:p>
          <w:p w14:paraId="000000EF" w14:textId="77777777" w:rsidR="00500F2A" w:rsidRDefault="00EC7BAA">
            <w:pPr>
              <w:jc w:val="both"/>
            </w:pPr>
            <w:r>
              <w:t>Monitoreo constante de los datos estadísticos arrojados por el</w:t>
            </w:r>
            <w:r>
              <w:t xml:space="preserve"> sistema.</w:t>
            </w:r>
          </w:p>
          <w:p w14:paraId="000000F0" w14:textId="77777777" w:rsidR="00500F2A" w:rsidRDefault="00500F2A">
            <w:pPr>
              <w:jc w:val="both"/>
            </w:pPr>
          </w:p>
        </w:tc>
      </w:tr>
      <w:tr w:rsidR="00500F2A" w14:paraId="467B85F4" w14:textId="77777777">
        <w:tc>
          <w:tcPr>
            <w:tcW w:w="1999" w:type="dxa"/>
          </w:tcPr>
          <w:p w14:paraId="000000F1" w14:textId="77777777" w:rsidR="00500F2A" w:rsidRDefault="00EC7BAA">
            <w:pPr>
              <w:rPr>
                <w:b/>
              </w:rPr>
            </w:pPr>
            <w:r>
              <w:rPr>
                <w:b/>
              </w:rPr>
              <w:t xml:space="preserve">Criterio de éxito </w:t>
            </w:r>
          </w:p>
        </w:tc>
        <w:tc>
          <w:tcPr>
            <w:tcW w:w="6829" w:type="dxa"/>
          </w:tcPr>
          <w:p w14:paraId="000000F2" w14:textId="77777777" w:rsidR="00500F2A" w:rsidRDefault="00EC7BAA">
            <w:r>
              <w:t>Administradores y socios.</w:t>
            </w:r>
          </w:p>
        </w:tc>
      </w:tr>
      <w:tr w:rsidR="00500F2A" w14:paraId="0BCEC84C" w14:textId="77777777">
        <w:tc>
          <w:tcPr>
            <w:tcW w:w="1999" w:type="dxa"/>
          </w:tcPr>
          <w:p w14:paraId="000000F3" w14:textId="77777777" w:rsidR="00500F2A" w:rsidRDefault="00EC7BAA">
            <w:pPr>
              <w:rPr>
                <w:b/>
              </w:rPr>
            </w:pPr>
            <w:r>
              <w:rPr>
                <w:b/>
              </w:rPr>
              <w:t>Involucramiento</w:t>
            </w:r>
          </w:p>
        </w:tc>
        <w:tc>
          <w:tcPr>
            <w:tcW w:w="6829" w:type="dxa"/>
          </w:tcPr>
          <w:p w14:paraId="000000F4" w14:textId="77777777" w:rsidR="00500F2A" w:rsidRDefault="00EC7BAA">
            <w:r>
              <w:t>Lógica de negocio y estructuración del sistema.</w:t>
            </w:r>
          </w:p>
        </w:tc>
      </w:tr>
      <w:tr w:rsidR="00500F2A" w14:paraId="16E6B93E" w14:textId="77777777">
        <w:tc>
          <w:tcPr>
            <w:tcW w:w="1999" w:type="dxa"/>
          </w:tcPr>
          <w:p w14:paraId="000000F5" w14:textId="77777777" w:rsidR="00500F2A" w:rsidRDefault="00EC7BAA">
            <w:pPr>
              <w:rPr>
                <w:b/>
              </w:rPr>
            </w:pPr>
            <w:r>
              <w:rPr>
                <w:b/>
              </w:rPr>
              <w:t>Entregables</w:t>
            </w:r>
          </w:p>
        </w:tc>
        <w:tc>
          <w:tcPr>
            <w:tcW w:w="6829" w:type="dxa"/>
          </w:tcPr>
          <w:p w14:paraId="000000F6" w14:textId="77777777" w:rsidR="00500F2A" w:rsidRDefault="00EC7BAA">
            <w:r>
              <w:t>Módulo de consulta, Módulo de reportes, Módulo de registros, Módulo de novedades, Módulo de insumos y Módulo de gestión de alertas.</w:t>
            </w:r>
          </w:p>
        </w:tc>
      </w:tr>
      <w:tr w:rsidR="00500F2A" w14:paraId="2C5D4AC1" w14:textId="77777777">
        <w:tc>
          <w:tcPr>
            <w:tcW w:w="1999" w:type="dxa"/>
          </w:tcPr>
          <w:p w14:paraId="000000F7" w14:textId="77777777" w:rsidR="00500F2A" w:rsidRDefault="00EC7BAA">
            <w:pPr>
              <w:rPr>
                <w:b/>
              </w:rPr>
            </w:pPr>
            <w:r>
              <w:rPr>
                <w:b/>
              </w:rPr>
              <w:t>Comentarios</w:t>
            </w:r>
          </w:p>
        </w:tc>
        <w:tc>
          <w:tcPr>
            <w:tcW w:w="6829" w:type="dxa"/>
          </w:tcPr>
          <w:p w14:paraId="000000F8" w14:textId="77777777" w:rsidR="00500F2A" w:rsidRDefault="00EC7BAA">
            <w:r>
              <w:t>Ninguno</w:t>
            </w:r>
          </w:p>
        </w:tc>
      </w:tr>
    </w:tbl>
    <w:p w14:paraId="000000F9" w14:textId="77777777" w:rsidR="00500F2A" w:rsidRDefault="00500F2A">
      <w:pPr>
        <w:spacing w:line="276" w:lineRule="auto"/>
        <w:jc w:val="both"/>
        <w:rPr>
          <w:rFonts w:ascii="Arial" w:eastAsia="Arial" w:hAnsi="Arial" w:cs="Arial"/>
          <w:b/>
          <w:sz w:val="24"/>
          <w:szCs w:val="24"/>
        </w:rPr>
      </w:pPr>
    </w:p>
    <w:p w14:paraId="000000FA" w14:textId="77777777" w:rsidR="00500F2A" w:rsidRDefault="00500F2A">
      <w:pPr>
        <w:spacing w:line="276" w:lineRule="auto"/>
        <w:jc w:val="both"/>
        <w:rPr>
          <w:rFonts w:ascii="Arial" w:eastAsia="Arial" w:hAnsi="Arial" w:cs="Arial"/>
          <w:b/>
          <w:sz w:val="24"/>
          <w:szCs w:val="24"/>
        </w:rPr>
      </w:pPr>
    </w:p>
    <w:p w14:paraId="000000FB" w14:textId="77777777" w:rsidR="00500F2A" w:rsidRDefault="00500F2A">
      <w:pPr>
        <w:spacing w:line="276" w:lineRule="auto"/>
        <w:jc w:val="both"/>
        <w:rPr>
          <w:rFonts w:ascii="Arial" w:eastAsia="Arial" w:hAnsi="Arial" w:cs="Arial"/>
          <w:b/>
          <w:sz w:val="24"/>
          <w:szCs w:val="24"/>
        </w:rPr>
      </w:pPr>
    </w:p>
    <w:p w14:paraId="000000FC" w14:textId="77777777" w:rsidR="00500F2A" w:rsidRDefault="00500F2A">
      <w:pPr>
        <w:spacing w:line="276" w:lineRule="auto"/>
        <w:jc w:val="both"/>
        <w:rPr>
          <w:rFonts w:ascii="Arial" w:eastAsia="Arial" w:hAnsi="Arial" w:cs="Arial"/>
          <w:b/>
          <w:sz w:val="24"/>
          <w:szCs w:val="24"/>
        </w:rPr>
      </w:pPr>
    </w:p>
    <w:p w14:paraId="000000FD" w14:textId="77777777" w:rsidR="00500F2A" w:rsidRDefault="00500F2A">
      <w:pPr>
        <w:spacing w:line="276" w:lineRule="auto"/>
        <w:jc w:val="both"/>
        <w:rPr>
          <w:rFonts w:ascii="Arial" w:eastAsia="Arial" w:hAnsi="Arial" w:cs="Arial"/>
          <w:b/>
          <w:sz w:val="24"/>
          <w:szCs w:val="24"/>
        </w:rPr>
      </w:pPr>
    </w:p>
    <w:p w14:paraId="000000FE" w14:textId="77777777" w:rsidR="00500F2A" w:rsidRDefault="00500F2A">
      <w:pPr>
        <w:spacing w:line="276" w:lineRule="auto"/>
        <w:jc w:val="both"/>
        <w:rPr>
          <w:rFonts w:ascii="Arial" w:eastAsia="Arial" w:hAnsi="Arial" w:cs="Arial"/>
          <w:b/>
          <w:sz w:val="24"/>
          <w:szCs w:val="24"/>
        </w:rPr>
      </w:pPr>
    </w:p>
    <w:p w14:paraId="000000FF" w14:textId="77777777" w:rsidR="00500F2A" w:rsidRDefault="00500F2A">
      <w:pPr>
        <w:spacing w:line="276" w:lineRule="auto"/>
        <w:jc w:val="both"/>
        <w:rPr>
          <w:rFonts w:ascii="Arial" w:eastAsia="Arial" w:hAnsi="Arial" w:cs="Arial"/>
          <w:b/>
          <w:sz w:val="24"/>
          <w:szCs w:val="24"/>
        </w:rPr>
      </w:pPr>
    </w:p>
    <w:p w14:paraId="00000100" w14:textId="77777777" w:rsidR="00500F2A" w:rsidRDefault="00500F2A">
      <w:pPr>
        <w:spacing w:line="276" w:lineRule="auto"/>
        <w:jc w:val="both"/>
        <w:rPr>
          <w:rFonts w:ascii="Arial" w:eastAsia="Arial" w:hAnsi="Arial" w:cs="Arial"/>
          <w:b/>
          <w:sz w:val="24"/>
          <w:szCs w:val="24"/>
        </w:rPr>
      </w:pPr>
    </w:p>
    <w:p w14:paraId="00000101" w14:textId="77777777" w:rsidR="00500F2A" w:rsidRDefault="00EC7BAA">
      <w:pPr>
        <w:numPr>
          <w:ilvl w:val="2"/>
          <w:numId w:val="2"/>
        </w:numPr>
        <w:pBdr>
          <w:top w:val="nil"/>
          <w:left w:val="nil"/>
          <w:bottom w:val="nil"/>
          <w:right w:val="nil"/>
          <w:between w:val="nil"/>
        </w:pBdr>
        <w:spacing w:line="259" w:lineRule="auto"/>
        <w:rPr>
          <w:rFonts w:ascii="Arial" w:eastAsia="Arial" w:hAnsi="Arial" w:cs="Arial"/>
          <w:i/>
          <w:color w:val="000000"/>
          <w:sz w:val="24"/>
          <w:szCs w:val="24"/>
        </w:rPr>
      </w:pPr>
      <w:r>
        <w:rPr>
          <w:rFonts w:ascii="Arial" w:eastAsia="Arial" w:hAnsi="Arial" w:cs="Arial"/>
          <w:i/>
          <w:color w:val="000000"/>
          <w:sz w:val="24"/>
          <w:szCs w:val="24"/>
        </w:rPr>
        <w:lastRenderedPageBreak/>
        <w:t>Socios</w:t>
      </w:r>
    </w:p>
    <w:p w14:paraId="00000102" w14:textId="77777777" w:rsidR="00500F2A" w:rsidRDefault="00500F2A">
      <w:pPr>
        <w:spacing w:line="276" w:lineRule="auto"/>
        <w:jc w:val="both"/>
        <w:rPr>
          <w:rFonts w:ascii="Arial" w:eastAsia="Arial" w:hAnsi="Arial" w:cs="Arial"/>
          <w:b/>
          <w:sz w:val="24"/>
          <w:szCs w:val="24"/>
        </w:rPr>
      </w:pPr>
    </w:p>
    <w:tbl>
      <w:tblPr>
        <w:tblStyle w:val="aa"/>
        <w:tblW w:w="935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7"/>
        <w:gridCol w:w="7235"/>
      </w:tblGrid>
      <w:tr w:rsidR="00500F2A" w14:paraId="12098FAE" w14:textId="77777777">
        <w:trPr>
          <w:trHeight w:val="309"/>
        </w:trPr>
        <w:tc>
          <w:tcPr>
            <w:tcW w:w="2117" w:type="dxa"/>
          </w:tcPr>
          <w:p w14:paraId="00000103" w14:textId="77777777" w:rsidR="00500F2A" w:rsidRDefault="00EC7BAA">
            <w:pPr>
              <w:rPr>
                <w:b/>
              </w:rPr>
            </w:pPr>
            <w:r>
              <w:rPr>
                <w:b/>
              </w:rPr>
              <w:t>Representante</w:t>
            </w:r>
          </w:p>
        </w:tc>
        <w:tc>
          <w:tcPr>
            <w:tcW w:w="7235" w:type="dxa"/>
          </w:tcPr>
          <w:p w14:paraId="00000104" w14:textId="77777777" w:rsidR="00500F2A" w:rsidRDefault="00EC7BAA">
            <w:r>
              <w:t>Socio</w:t>
            </w:r>
          </w:p>
        </w:tc>
      </w:tr>
      <w:tr w:rsidR="00500F2A" w14:paraId="13D9B738" w14:textId="77777777">
        <w:trPr>
          <w:trHeight w:val="620"/>
        </w:trPr>
        <w:tc>
          <w:tcPr>
            <w:tcW w:w="2117" w:type="dxa"/>
          </w:tcPr>
          <w:p w14:paraId="00000105" w14:textId="77777777" w:rsidR="00500F2A" w:rsidRDefault="00EC7BAA">
            <w:pPr>
              <w:rPr>
                <w:b/>
              </w:rPr>
            </w:pPr>
            <w:r>
              <w:rPr>
                <w:b/>
              </w:rPr>
              <w:t>Descripción</w:t>
            </w:r>
          </w:p>
        </w:tc>
        <w:tc>
          <w:tcPr>
            <w:tcW w:w="7235" w:type="dxa"/>
          </w:tcPr>
          <w:p w14:paraId="00000106" w14:textId="77777777" w:rsidR="00500F2A" w:rsidRDefault="00EC7BAA">
            <w:pPr>
              <w:jc w:val="both"/>
            </w:pPr>
            <w:r>
              <w:t>Son los encargados de consultar, generar reportes (generales y específicos) y generar alertas.</w:t>
            </w:r>
          </w:p>
        </w:tc>
      </w:tr>
      <w:tr w:rsidR="00500F2A" w14:paraId="22568AE1" w14:textId="77777777">
        <w:trPr>
          <w:trHeight w:val="620"/>
        </w:trPr>
        <w:tc>
          <w:tcPr>
            <w:tcW w:w="2117" w:type="dxa"/>
          </w:tcPr>
          <w:p w14:paraId="00000107" w14:textId="77777777" w:rsidR="00500F2A" w:rsidRDefault="00EC7BAA">
            <w:pPr>
              <w:rPr>
                <w:b/>
              </w:rPr>
            </w:pPr>
            <w:r>
              <w:rPr>
                <w:b/>
              </w:rPr>
              <w:t>Tipo</w:t>
            </w:r>
          </w:p>
        </w:tc>
        <w:tc>
          <w:tcPr>
            <w:tcW w:w="7235" w:type="dxa"/>
          </w:tcPr>
          <w:p w14:paraId="00000108" w14:textId="77777777" w:rsidR="00500F2A" w:rsidRDefault="00EC7BAA">
            <w:pPr>
              <w:jc w:val="both"/>
            </w:pPr>
            <w:r>
              <w:t>NA</w:t>
            </w:r>
          </w:p>
          <w:p w14:paraId="00000109" w14:textId="77777777" w:rsidR="00500F2A" w:rsidRDefault="00500F2A">
            <w:pPr>
              <w:jc w:val="both"/>
            </w:pPr>
          </w:p>
        </w:tc>
      </w:tr>
      <w:tr w:rsidR="00500F2A" w14:paraId="6D1AA1AB" w14:textId="77777777">
        <w:trPr>
          <w:trHeight w:val="914"/>
        </w:trPr>
        <w:tc>
          <w:tcPr>
            <w:tcW w:w="2117" w:type="dxa"/>
          </w:tcPr>
          <w:p w14:paraId="0000010A" w14:textId="77777777" w:rsidR="00500F2A" w:rsidRDefault="00EC7BAA">
            <w:pPr>
              <w:rPr>
                <w:b/>
              </w:rPr>
            </w:pPr>
            <w:r>
              <w:rPr>
                <w:b/>
              </w:rPr>
              <w:t>Responsabilidades</w:t>
            </w:r>
          </w:p>
        </w:tc>
        <w:tc>
          <w:tcPr>
            <w:tcW w:w="7235" w:type="dxa"/>
          </w:tcPr>
          <w:p w14:paraId="0000010B" w14:textId="77777777" w:rsidR="00500F2A" w:rsidRDefault="00EC7BAA">
            <w:pPr>
              <w:jc w:val="both"/>
            </w:pPr>
            <w:r>
              <w:t>Consulta de información de su propiedad y validación de esta.</w:t>
            </w:r>
          </w:p>
          <w:p w14:paraId="0000010C" w14:textId="77777777" w:rsidR="00500F2A" w:rsidRDefault="00EC7BAA">
            <w:pPr>
              <w:jc w:val="both"/>
            </w:pPr>
            <w:r>
              <w:t>Generar reportes mensuales.</w:t>
            </w:r>
          </w:p>
          <w:p w14:paraId="0000010D" w14:textId="77777777" w:rsidR="00500F2A" w:rsidRDefault="00EC7BAA">
            <w:pPr>
              <w:jc w:val="both"/>
            </w:pPr>
            <w:r>
              <w:t>Informar de errores, novedades u observaciones mediante pqrs.</w:t>
            </w:r>
          </w:p>
        </w:tc>
      </w:tr>
      <w:tr w:rsidR="00500F2A" w14:paraId="31B90559" w14:textId="77777777">
        <w:trPr>
          <w:trHeight w:val="309"/>
        </w:trPr>
        <w:tc>
          <w:tcPr>
            <w:tcW w:w="2117" w:type="dxa"/>
          </w:tcPr>
          <w:p w14:paraId="0000010E" w14:textId="77777777" w:rsidR="00500F2A" w:rsidRDefault="00EC7BAA">
            <w:pPr>
              <w:rPr>
                <w:b/>
              </w:rPr>
            </w:pPr>
            <w:r>
              <w:rPr>
                <w:b/>
              </w:rPr>
              <w:t xml:space="preserve">Criterio de éxito </w:t>
            </w:r>
          </w:p>
        </w:tc>
        <w:tc>
          <w:tcPr>
            <w:tcW w:w="7235" w:type="dxa"/>
          </w:tcPr>
          <w:p w14:paraId="0000010F" w14:textId="77777777" w:rsidR="00500F2A" w:rsidRDefault="00EC7BAA">
            <w:r>
              <w:t>Administradores y socios.</w:t>
            </w:r>
          </w:p>
        </w:tc>
      </w:tr>
      <w:tr w:rsidR="00500F2A" w14:paraId="220EF449" w14:textId="77777777">
        <w:trPr>
          <w:trHeight w:val="309"/>
        </w:trPr>
        <w:tc>
          <w:tcPr>
            <w:tcW w:w="2117" w:type="dxa"/>
          </w:tcPr>
          <w:p w14:paraId="00000110" w14:textId="77777777" w:rsidR="00500F2A" w:rsidRDefault="00EC7BAA">
            <w:pPr>
              <w:rPr>
                <w:b/>
              </w:rPr>
            </w:pPr>
            <w:r>
              <w:rPr>
                <w:b/>
              </w:rPr>
              <w:t>Involucramiento</w:t>
            </w:r>
          </w:p>
        </w:tc>
        <w:tc>
          <w:tcPr>
            <w:tcW w:w="7235" w:type="dxa"/>
          </w:tcPr>
          <w:p w14:paraId="00000111" w14:textId="77777777" w:rsidR="00500F2A" w:rsidRDefault="00EC7BAA">
            <w:r>
              <w:t>Lógica de negocio y estructuración del sistema.</w:t>
            </w:r>
          </w:p>
        </w:tc>
      </w:tr>
      <w:tr w:rsidR="00500F2A" w14:paraId="32BE5CE7" w14:textId="77777777">
        <w:trPr>
          <w:trHeight w:val="309"/>
        </w:trPr>
        <w:tc>
          <w:tcPr>
            <w:tcW w:w="2117" w:type="dxa"/>
          </w:tcPr>
          <w:p w14:paraId="00000112" w14:textId="77777777" w:rsidR="00500F2A" w:rsidRDefault="00EC7BAA">
            <w:pPr>
              <w:rPr>
                <w:b/>
              </w:rPr>
            </w:pPr>
            <w:r>
              <w:rPr>
                <w:b/>
              </w:rPr>
              <w:t>Entregables</w:t>
            </w:r>
          </w:p>
        </w:tc>
        <w:tc>
          <w:tcPr>
            <w:tcW w:w="7235" w:type="dxa"/>
          </w:tcPr>
          <w:p w14:paraId="00000113" w14:textId="77777777" w:rsidR="00500F2A" w:rsidRDefault="00EC7BAA">
            <w:r>
              <w:t>Módulo de consulta, Módulo de reportes y Módulo de generación de alertas.</w:t>
            </w:r>
          </w:p>
        </w:tc>
      </w:tr>
      <w:tr w:rsidR="00500F2A" w14:paraId="4BFECF3A" w14:textId="77777777">
        <w:trPr>
          <w:trHeight w:val="309"/>
        </w:trPr>
        <w:tc>
          <w:tcPr>
            <w:tcW w:w="2117" w:type="dxa"/>
          </w:tcPr>
          <w:p w14:paraId="00000114" w14:textId="77777777" w:rsidR="00500F2A" w:rsidRDefault="00EC7BAA">
            <w:pPr>
              <w:rPr>
                <w:b/>
              </w:rPr>
            </w:pPr>
            <w:r>
              <w:rPr>
                <w:b/>
              </w:rPr>
              <w:t>Comentarios</w:t>
            </w:r>
          </w:p>
        </w:tc>
        <w:tc>
          <w:tcPr>
            <w:tcW w:w="7235" w:type="dxa"/>
          </w:tcPr>
          <w:p w14:paraId="00000115" w14:textId="77777777" w:rsidR="00500F2A" w:rsidRDefault="00EC7BAA">
            <w:r>
              <w:t>Ninguno</w:t>
            </w:r>
          </w:p>
        </w:tc>
      </w:tr>
    </w:tbl>
    <w:p w14:paraId="00000116" w14:textId="77777777" w:rsidR="00500F2A" w:rsidRDefault="00500F2A">
      <w:pPr>
        <w:spacing w:line="276" w:lineRule="auto"/>
        <w:jc w:val="both"/>
        <w:rPr>
          <w:rFonts w:ascii="Arial" w:eastAsia="Arial" w:hAnsi="Arial" w:cs="Arial"/>
          <w:b/>
          <w:sz w:val="24"/>
          <w:szCs w:val="24"/>
        </w:rPr>
      </w:pPr>
    </w:p>
    <w:p w14:paraId="00000117" w14:textId="77777777" w:rsidR="00500F2A" w:rsidRDefault="00500F2A">
      <w:pPr>
        <w:spacing w:line="276" w:lineRule="auto"/>
        <w:jc w:val="both"/>
        <w:rPr>
          <w:rFonts w:ascii="Arial" w:eastAsia="Arial" w:hAnsi="Arial" w:cs="Arial"/>
          <w:b/>
          <w:sz w:val="24"/>
          <w:szCs w:val="24"/>
        </w:rPr>
      </w:pPr>
    </w:p>
    <w:p w14:paraId="00000118" w14:textId="77777777" w:rsidR="00500F2A" w:rsidRDefault="00500F2A">
      <w:pPr>
        <w:spacing w:line="276" w:lineRule="auto"/>
        <w:jc w:val="both"/>
        <w:rPr>
          <w:rFonts w:ascii="Arial" w:eastAsia="Arial" w:hAnsi="Arial" w:cs="Arial"/>
          <w:b/>
          <w:sz w:val="24"/>
          <w:szCs w:val="24"/>
        </w:rPr>
      </w:pPr>
    </w:p>
    <w:p w14:paraId="00000119" w14:textId="77777777" w:rsidR="00500F2A" w:rsidRDefault="00EC7BAA">
      <w:pPr>
        <w:numPr>
          <w:ilvl w:val="2"/>
          <w:numId w:val="2"/>
        </w:numPr>
        <w:pBdr>
          <w:top w:val="nil"/>
          <w:left w:val="nil"/>
          <w:bottom w:val="nil"/>
          <w:right w:val="nil"/>
          <w:between w:val="nil"/>
        </w:pBdr>
        <w:spacing w:line="259" w:lineRule="auto"/>
        <w:rPr>
          <w:rFonts w:ascii="Arial" w:eastAsia="Arial" w:hAnsi="Arial" w:cs="Arial"/>
          <w:i/>
          <w:color w:val="000000"/>
          <w:sz w:val="24"/>
          <w:szCs w:val="24"/>
        </w:rPr>
      </w:pPr>
      <w:r>
        <w:rPr>
          <w:rFonts w:ascii="Arial" w:eastAsia="Arial" w:hAnsi="Arial" w:cs="Arial"/>
          <w:i/>
          <w:color w:val="000000"/>
          <w:sz w:val="24"/>
          <w:szCs w:val="24"/>
        </w:rPr>
        <w:t>Superadministrador</w:t>
      </w:r>
    </w:p>
    <w:p w14:paraId="0000011A" w14:textId="77777777" w:rsidR="00500F2A" w:rsidRDefault="00500F2A">
      <w:pPr>
        <w:spacing w:line="276" w:lineRule="auto"/>
        <w:jc w:val="both"/>
        <w:rPr>
          <w:rFonts w:ascii="Arial" w:eastAsia="Arial" w:hAnsi="Arial" w:cs="Arial"/>
          <w:b/>
          <w:sz w:val="24"/>
          <w:szCs w:val="24"/>
        </w:rPr>
      </w:pPr>
    </w:p>
    <w:tbl>
      <w:tblPr>
        <w:tblStyle w:val="ab"/>
        <w:tblW w:w="935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7"/>
        <w:gridCol w:w="7235"/>
      </w:tblGrid>
      <w:tr w:rsidR="00500F2A" w14:paraId="0960BE96" w14:textId="77777777">
        <w:trPr>
          <w:trHeight w:val="309"/>
        </w:trPr>
        <w:tc>
          <w:tcPr>
            <w:tcW w:w="2117" w:type="dxa"/>
          </w:tcPr>
          <w:p w14:paraId="0000011B" w14:textId="77777777" w:rsidR="00500F2A" w:rsidRDefault="00EC7BAA">
            <w:pPr>
              <w:rPr>
                <w:b/>
              </w:rPr>
            </w:pPr>
            <w:r>
              <w:rPr>
                <w:b/>
              </w:rPr>
              <w:t>Representante</w:t>
            </w:r>
          </w:p>
        </w:tc>
        <w:tc>
          <w:tcPr>
            <w:tcW w:w="7235" w:type="dxa"/>
          </w:tcPr>
          <w:p w14:paraId="0000011C" w14:textId="77777777" w:rsidR="00500F2A" w:rsidRDefault="00EC7BAA">
            <w:r>
              <w:t>Superadministrador</w:t>
            </w:r>
          </w:p>
        </w:tc>
      </w:tr>
      <w:tr w:rsidR="00500F2A" w14:paraId="6AE25FDC" w14:textId="77777777">
        <w:trPr>
          <w:trHeight w:val="620"/>
        </w:trPr>
        <w:tc>
          <w:tcPr>
            <w:tcW w:w="2117" w:type="dxa"/>
          </w:tcPr>
          <w:p w14:paraId="0000011D" w14:textId="77777777" w:rsidR="00500F2A" w:rsidRDefault="00EC7BAA">
            <w:pPr>
              <w:rPr>
                <w:b/>
              </w:rPr>
            </w:pPr>
            <w:r>
              <w:rPr>
                <w:b/>
              </w:rPr>
              <w:t>Descripción</w:t>
            </w:r>
          </w:p>
        </w:tc>
        <w:tc>
          <w:tcPr>
            <w:tcW w:w="7235" w:type="dxa"/>
          </w:tcPr>
          <w:p w14:paraId="0000011E" w14:textId="77777777" w:rsidR="00500F2A" w:rsidRDefault="00EC7BAA">
            <w:pPr>
              <w:jc w:val="both"/>
            </w:pPr>
            <w:r>
              <w:t>Es el encargado de registro de licencias de las empresas y de</w:t>
            </w:r>
            <w:sdt>
              <w:sdtPr>
                <w:tag w:val="goog_rdk_24"/>
                <w:id w:val="-1091077474"/>
              </w:sdtPr>
              <w:sdtEndPr/>
              <w:sdtContent>
                <w:ins w:id="19" w:author="Eydy SUAREZ BRIEVA" w:date="2023-09-11T17:05:00Z">
                  <w:r>
                    <w:t xml:space="preserve">l mantenimiento </w:t>
                  </w:r>
                </w:ins>
              </w:sdtContent>
            </w:sdt>
            <w:sdt>
              <w:sdtPr>
                <w:tag w:val="goog_rdk_25"/>
                <w:id w:val="1414657022"/>
              </w:sdtPr>
              <w:sdtEndPr/>
              <w:sdtContent>
                <w:del w:id="20" w:author="Eydy SUAREZ BRIEVA" w:date="2023-09-11T17:05:00Z">
                  <w:r>
                    <w:delText xml:space="preserve"> la mantenibilidad </w:delText>
                  </w:r>
                </w:del>
              </w:sdtContent>
            </w:sdt>
            <w:sdt>
              <w:sdtPr>
                <w:tag w:val="goog_rdk_26"/>
                <w:id w:val="-988482221"/>
              </w:sdtPr>
              <w:sdtEndPr/>
              <w:sdtContent>
                <w:customXmlInsRangeStart w:id="21" w:author="Eydy SUAREZ BRIEVA" w:date="2023-09-11T17:05:00Z"/>
                <w:sdt>
                  <w:sdtPr>
                    <w:tag w:val="goog_rdk_27"/>
                    <w:id w:val="-1062095692"/>
                  </w:sdtPr>
                  <w:sdtEndPr/>
                  <w:sdtContent>
                    <w:customXmlInsRangeEnd w:id="21"/>
                    <w:ins w:id="22" w:author="Eydy SUAREZ BRIEVA" w:date="2023-09-11T17:05:00Z">
                      <w:del w:id="23" w:author="Eydy SUAREZ BRIEVA" w:date="2023-09-11T17:05:00Z">
                        <w:r>
                          <w:delText>técnico</w:delText>
                        </w:r>
                      </w:del>
                    </w:ins>
                    <w:customXmlInsRangeStart w:id="24" w:author="Eydy SUAREZ BRIEVA" w:date="2023-09-11T17:05:00Z"/>
                  </w:sdtContent>
                </w:sdt>
                <w:customXmlInsRangeEnd w:id="24"/>
              </w:sdtContent>
            </w:sdt>
            <w:sdt>
              <w:sdtPr>
                <w:tag w:val="goog_rdk_28"/>
                <w:id w:val="-473135944"/>
              </w:sdtPr>
              <w:sdtEndPr/>
              <w:sdtContent>
                <w:del w:id="25" w:author="Eydy SUAREZ BRIEVA" w:date="2023-09-11T17:05:00Z">
                  <w:r>
                    <w:delText>técnica</w:delText>
                  </w:r>
                </w:del>
              </w:sdtContent>
            </w:sdt>
            <w:r>
              <w:t xml:space="preserve"> del sistema. </w:t>
            </w:r>
          </w:p>
        </w:tc>
      </w:tr>
      <w:tr w:rsidR="00500F2A" w14:paraId="09847AC1" w14:textId="77777777">
        <w:trPr>
          <w:trHeight w:val="620"/>
        </w:trPr>
        <w:tc>
          <w:tcPr>
            <w:tcW w:w="2117" w:type="dxa"/>
          </w:tcPr>
          <w:p w14:paraId="0000011F" w14:textId="77777777" w:rsidR="00500F2A" w:rsidRDefault="00EC7BAA">
            <w:pPr>
              <w:rPr>
                <w:b/>
              </w:rPr>
            </w:pPr>
            <w:r>
              <w:rPr>
                <w:b/>
              </w:rPr>
              <w:t>Tipo</w:t>
            </w:r>
          </w:p>
        </w:tc>
        <w:tc>
          <w:tcPr>
            <w:tcW w:w="7235" w:type="dxa"/>
          </w:tcPr>
          <w:p w14:paraId="00000120" w14:textId="77777777" w:rsidR="00500F2A" w:rsidRDefault="00EC7BAA">
            <w:pPr>
              <w:jc w:val="both"/>
            </w:pPr>
            <w:r>
              <w:t>NA</w:t>
            </w:r>
          </w:p>
          <w:p w14:paraId="00000121" w14:textId="77777777" w:rsidR="00500F2A" w:rsidRDefault="00500F2A">
            <w:pPr>
              <w:jc w:val="both"/>
            </w:pPr>
          </w:p>
        </w:tc>
      </w:tr>
      <w:tr w:rsidR="00500F2A" w14:paraId="3A65ED18" w14:textId="77777777">
        <w:trPr>
          <w:trHeight w:val="914"/>
        </w:trPr>
        <w:tc>
          <w:tcPr>
            <w:tcW w:w="2117" w:type="dxa"/>
          </w:tcPr>
          <w:p w14:paraId="00000122" w14:textId="77777777" w:rsidR="00500F2A" w:rsidRDefault="00EC7BAA">
            <w:pPr>
              <w:rPr>
                <w:b/>
              </w:rPr>
            </w:pPr>
            <w:r>
              <w:rPr>
                <w:b/>
              </w:rPr>
              <w:t>Responsabilidades</w:t>
            </w:r>
          </w:p>
        </w:tc>
        <w:tc>
          <w:tcPr>
            <w:tcW w:w="7235" w:type="dxa"/>
          </w:tcPr>
          <w:p w14:paraId="00000123" w14:textId="77777777" w:rsidR="00500F2A" w:rsidRDefault="00EC7BAA">
            <w:pPr>
              <w:jc w:val="both"/>
            </w:pPr>
            <w:r>
              <w:t>Registro y actualización de las licencias de las empresas.</w:t>
            </w:r>
          </w:p>
          <w:p w14:paraId="00000124" w14:textId="77777777" w:rsidR="00500F2A" w:rsidRDefault="00EC7BAA">
            <w:pPr>
              <w:jc w:val="both"/>
            </w:pPr>
            <w:r>
              <w:t>Solucionar bugs o intermitencias presentadas por la aplicación.</w:t>
            </w:r>
          </w:p>
          <w:p w14:paraId="00000125" w14:textId="77777777" w:rsidR="00500F2A" w:rsidRDefault="00EC7BAA">
            <w:pPr>
              <w:jc w:val="both"/>
            </w:pPr>
            <w:r>
              <w:t>Informar horarios de mantenimientos de la aplicación.</w:t>
            </w:r>
          </w:p>
        </w:tc>
      </w:tr>
      <w:tr w:rsidR="00500F2A" w14:paraId="73458749" w14:textId="77777777">
        <w:trPr>
          <w:trHeight w:val="309"/>
        </w:trPr>
        <w:tc>
          <w:tcPr>
            <w:tcW w:w="2117" w:type="dxa"/>
          </w:tcPr>
          <w:p w14:paraId="00000126" w14:textId="77777777" w:rsidR="00500F2A" w:rsidRDefault="00EC7BAA">
            <w:pPr>
              <w:rPr>
                <w:b/>
              </w:rPr>
            </w:pPr>
            <w:r>
              <w:rPr>
                <w:b/>
              </w:rPr>
              <w:t xml:space="preserve">Criterio de éxito </w:t>
            </w:r>
          </w:p>
        </w:tc>
        <w:tc>
          <w:tcPr>
            <w:tcW w:w="7235" w:type="dxa"/>
          </w:tcPr>
          <w:p w14:paraId="00000127" w14:textId="77777777" w:rsidR="00500F2A" w:rsidRDefault="00EC7BAA">
            <w:r>
              <w:t>NA</w:t>
            </w:r>
          </w:p>
        </w:tc>
      </w:tr>
      <w:tr w:rsidR="00500F2A" w14:paraId="4D63E5FE" w14:textId="77777777">
        <w:trPr>
          <w:trHeight w:val="309"/>
        </w:trPr>
        <w:tc>
          <w:tcPr>
            <w:tcW w:w="2117" w:type="dxa"/>
          </w:tcPr>
          <w:p w14:paraId="00000128" w14:textId="77777777" w:rsidR="00500F2A" w:rsidRDefault="00EC7BAA">
            <w:pPr>
              <w:rPr>
                <w:b/>
              </w:rPr>
            </w:pPr>
            <w:r>
              <w:rPr>
                <w:b/>
              </w:rPr>
              <w:t>Involucramiento</w:t>
            </w:r>
          </w:p>
        </w:tc>
        <w:tc>
          <w:tcPr>
            <w:tcW w:w="7235" w:type="dxa"/>
          </w:tcPr>
          <w:p w14:paraId="00000129" w14:textId="77777777" w:rsidR="00500F2A" w:rsidRDefault="00EC7BAA">
            <w:r>
              <w:t>Licencias y soporte.</w:t>
            </w:r>
          </w:p>
        </w:tc>
      </w:tr>
      <w:tr w:rsidR="00500F2A" w14:paraId="0C7B1F76" w14:textId="77777777">
        <w:trPr>
          <w:trHeight w:val="309"/>
        </w:trPr>
        <w:tc>
          <w:tcPr>
            <w:tcW w:w="2117" w:type="dxa"/>
          </w:tcPr>
          <w:p w14:paraId="0000012A" w14:textId="77777777" w:rsidR="00500F2A" w:rsidRDefault="00EC7BAA">
            <w:pPr>
              <w:rPr>
                <w:b/>
              </w:rPr>
            </w:pPr>
            <w:r>
              <w:rPr>
                <w:b/>
              </w:rPr>
              <w:t>Entregables</w:t>
            </w:r>
          </w:p>
        </w:tc>
        <w:tc>
          <w:tcPr>
            <w:tcW w:w="7235" w:type="dxa"/>
          </w:tcPr>
          <w:p w14:paraId="0000012B" w14:textId="77777777" w:rsidR="00500F2A" w:rsidRDefault="00EC7BAA">
            <w:r>
              <w:t>Módulo de licenciamiento.</w:t>
            </w:r>
          </w:p>
        </w:tc>
      </w:tr>
      <w:tr w:rsidR="00500F2A" w14:paraId="6A72B1B4" w14:textId="77777777">
        <w:trPr>
          <w:trHeight w:val="309"/>
        </w:trPr>
        <w:tc>
          <w:tcPr>
            <w:tcW w:w="2117" w:type="dxa"/>
          </w:tcPr>
          <w:p w14:paraId="0000012C" w14:textId="77777777" w:rsidR="00500F2A" w:rsidRDefault="00EC7BAA">
            <w:pPr>
              <w:rPr>
                <w:b/>
              </w:rPr>
            </w:pPr>
            <w:r>
              <w:rPr>
                <w:b/>
              </w:rPr>
              <w:t>Comentarios</w:t>
            </w:r>
          </w:p>
        </w:tc>
        <w:tc>
          <w:tcPr>
            <w:tcW w:w="7235" w:type="dxa"/>
          </w:tcPr>
          <w:p w14:paraId="0000012D" w14:textId="77777777" w:rsidR="00500F2A" w:rsidRDefault="00EC7BAA">
            <w:r>
              <w:t>Ninguno</w:t>
            </w:r>
          </w:p>
        </w:tc>
      </w:tr>
    </w:tbl>
    <w:p w14:paraId="0000012E" w14:textId="77777777" w:rsidR="00500F2A" w:rsidRDefault="00500F2A">
      <w:pPr>
        <w:spacing w:line="276" w:lineRule="auto"/>
        <w:jc w:val="both"/>
        <w:rPr>
          <w:rFonts w:ascii="Arial" w:eastAsia="Arial" w:hAnsi="Arial" w:cs="Arial"/>
          <w:b/>
          <w:sz w:val="24"/>
          <w:szCs w:val="24"/>
        </w:rPr>
      </w:pPr>
    </w:p>
    <w:p w14:paraId="0000012F" w14:textId="77777777" w:rsidR="00500F2A" w:rsidRDefault="00500F2A">
      <w:pPr>
        <w:spacing w:line="276" w:lineRule="auto"/>
        <w:jc w:val="both"/>
        <w:rPr>
          <w:rFonts w:ascii="Arial" w:eastAsia="Arial" w:hAnsi="Arial" w:cs="Arial"/>
          <w:b/>
          <w:sz w:val="24"/>
          <w:szCs w:val="24"/>
        </w:rPr>
      </w:pPr>
    </w:p>
    <w:p w14:paraId="00000130" w14:textId="77777777" w:rsidR="00500F2A" w:rsidRDefault="00500F2A">
      <w:pPr>
        <w:spacing w:line="276" w:lineRule="auto"/>
        <w:jc w:val="both"/>
        <w:rPr>
          <w:rFonts w:ascii="Arial" w:eastAsia="Arial" w:hAnsi="Arial" w:cs="Arial"/>
          <w:b/>
          <w:sz w:val="24"/>
          <w:szCs w:val="24"/>
        </w:rPr>
      </w:pPr>
    </w:p>
    <w:p w14:paraId="00000131" w14:textId="77777777" w:rsidR="00500F2A" w:rsidRDefault="00500F2A">
      <w:pPr>
        <w:spacing w:line="276" w:lineRule="auto"/>
        <w:jc w:val="both"/>
        <w:rPr>
          <w:rFonts w:ascii="Arial" w:eastAsia="Arial" w:hAnsi="Arial" w:cs="Arial"/>
          <w:b/>
          <w:sz w:val="24"/>
          <w:szCs w:val="24"/>
        </w:rPr>
      </w:pPr>
    </w:p>
    <w:p w14:paraId="00000132" w14:textId="77777777" w:rsidR="00500F2A" w:rsidRDefault="00500F2A">
      <w:pPr>
        <w:spacing w:line="276" w:lineRule="auto"/>
        <w:jc w:val="both"/>
        <w:rPr>
          <w:rFonts w:ascii="Arial" w:eastAsia="Arial" w:hAnsi="Arial" w:cs="Arial"/>
          <w:b/>
          <w:sz w:val="24"/>
          <w:szCs w:val="24"/>
        </w:rPr>
      </w:pPr>
    </w:p>
    <w:bookmarkStart w:id="26" w:name="_heading=h.2s8eyo1" w:colFirst="0" w:colLast="0" w:displacedByCustomXml="next"/>
    <w:bookmarkEnd w:id="26" w:displacedByCustomXml="next"/>
    <w:sdt>
      <w:sdtPr>
        <w:tag w:val="goog_rdk_29"/>
        <w:id w:val="-1708168216"/>
      </w:sdtPr>
      <w:sdtEndPr/>
      <w:sdtContent>
        <w:p w14:paraId="00000133" w14:textId="77777777" w:rsidR="00500F2A" w:rsidRDefault="00EC7BAA">
          <w:pPr>
            <w:pStyle w:val="Ttulo2"/>
            <w:numPr>
              <w:ilvl w:val="1"/>
              <w:numId w:val="2"/>
            </w:numPr>
            <w:rPr>
              <w:color w:val="040C28"/>
              <w:sz w:val="24"/>
              <w:szCs w:val="24"/>
            </w:rPr>
          </w:pPr>
          <w:r>
            <w:rPr>
              <w:color w:val="040C28"/>
              <w:sz w:val="24"/>
              <w:szCs w:val="24"/>
            </w:rPr>
            <w:t>Alternativas y Competencias</w:t>
          </w:r>
        </w:p>
      </w:sdtContent>
    </w:sdt>
    <w:p w14:paraId="00000134" w14:textId="77777777" w:rsidR="00500F2A" w:rsidRDefault="00500F2A">
      <w:pPr>
        <w:pBdr>
          <w:top w:val="nil"/>
          <w:left w:val="nil"/>
          <w:bottom w:val="nil"/>
          <w:right w:val="nil"/>
          <w:between w:val="nil"/>
        </w:pBdr>
        <w:spacing w:line="360" w:lineRule="auto"/>
        <w:ind w:left="720"/>
        <w:jc w:val="both"/>
        <w:rPr>
          <w:color w:val="000000"/>
        </w:rPr>
      </w:pPr>
    </w:p>
    <w:p w14:paraId="00000135" w14:textId="77777777" w:rsidR="00500F2A" w:rsidRDefault="00EC7BAA">
      <w:pPr>
        <w:tabs>
          <w:tab w:val="left" w:pos="1603"/>
        </w:tabs>
        <w:spacing w:line="360" w:lineRule="auto"/>
        <w:jc w:val="both"/>
        <w:rPr>
          <w:rFonts w:ascii="Arial" w:eastAsia="Arial" w:hAnsi="Arial" w:cs="Arial"/>
          <w:sz w:val="24"/>
          <w:szCs w:val="24"/>
        </w:rPr>
      </w:pPr>
      <w:r>
        <w:rPr>
          <w:rFonts w:ascii="Arial" w:eastAsia="Arial" w:hAnsi="Arial" w:cs="Arial"/>
          <w:sz w:val="24"/>
          <w:szCs w:val="24"/>
        </w:rPr>
        <w:t xml:space="preserve">Entre las alternativas de desarrollo la brindan los desarrolladores o distribuidores de los aplicativos de sistematización empresarial. Es importante indicar que la puesta </w:t>
      </w:r>
      <w:r>
        <w:rPr>
          <w:rFonts w:ascii="Arial" w:eastAsia="Arial" w:hAnsi="Arial" w:cs="Arial"/>
          <w:sz w:val="24"/>
          <w:szCs w:val="24"/>
        </w:rPr>
        <w:lastRenderedPageBreak/>
        <w:t xml:space="preserve">en marcha de este proyecto significa la posibilidad de tener un producto diseñado a </w:t>
      </w:r>
      <w:r>
        <w:rPr>
          <w:rFonts w:ascii="Arial" w:eastAsia="Arial" w:hAnsi="Arial" w:cs="Arial"/>
          <w:sz w:val="24"/>
          <w:szCs w:val="24"/>
        </w:rPr>
        <w:t xml:space="preserve">la medida y requerimientos prioritarios de la empresa y por lo tanto los costos adicionales por actualizaciones, licencias, módulos o procesos son generados a un costo menor. </w:t>
      </w:r>
    </w:p>
    <w:p w14:paraId="00000136" w14:textId="77777777" w:rsidR="00500F2A" w:rsidRDefault="00500F2A">
      <w:pPr>
        <w:pBdr>
          <w:top w:val="nil"/>
          <w:left w:val="nil"/>
          <w:bottom w:val="nil"/>
          <w:right w:val="nil"/>
          <w:between w:val="nil"/>
        </w:pBdr>
        <w:spacing w:line="480" w:lineRule="auto"/>
        <w:ind w:left="720"/>
        <w:jc w:val="both"/>
        <w:rPr>
          <w:color w:val="000000"/>
        </w:rPr>
      </w:pPr>
    </w:p>
    <w:tbl>
      <w:tblPr>
        <w:tblStyle w:val="ac"/>
        <w:tblW w:w="91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90"/>
        <w:gridCol w:w="2520"/>
        <w:gridCol w:w="1920"/>
        <w:gridCol w:w="1575"/>
      </w:tblGrid>
      <w:tr w:rsidR="00500F2A" w14:paraId="034EE7C8" w14:textId="77777777">
        <w:trPr>
          <w:trHeight w:val="500"/>
        </w:trPr>
        <w:tc>
          <w:tcPr>
            <w:tcW w:w="3090" w:type="dxa"/>
            <w:shd w:val="clear" w:color="auto" w:fill="auto"/>
          </w:tcPr>
          <w:p w14:paraId="00000137" w14:textId="77777777" w:rsidR="00500F2A" w:rsidRDefault="00EC7BAA">
            <w:pPr>
              <w:jc w:val="center"/>
            </w:pPr>
            <w:r>
              <w:t>Alternativa Competitiva</w:t>
            </w:r>
          </w:p>
        </w:tc>
        <w:tc>
          <w:tcPr>
            <w:tcW w:w="2520" w:type="dxa"/>
            <w:shd w:val="clear" w:color="auto" w:fill="auto"/>
          </w:tcPr>
          <w:p w14:paraId="00000138" w14:textId="77777777" w:rsidR="00500F2A" w:rsidRDefault="00EC7BAA">
            <w:pPr>
              <w:jc w:val="center"/>
            </w:pPr>
            <w:r>
              <w:t>Producto o Solución</w:t>
            </w:r>
          </w:p>
        </w:tc>
        <w:tc>
          <w:tcPr>
            <w:tcW w:w="1920" w:type="dxa"/>
            <w:shd w:val="clear" w:color="auto" w:fill="auto"/>
          </w:tcPr>
          <w:p w14:paraId="00000139" w14:textId="77777777" w:rsidR="00500F2A" w:rsidRDefault="00EC7BAA">
            <w:pPr>
              <w:jc w:val="center"/>
            </w:pPr>
            <w:r>
              <w:t>Fortalezas</w:t>
            </w:r>
          </w:p>
        </w:tc>
        <w:tc>
          <w:tcPr>
            <w:tcW w:w="1575" w:type="dxa"/>
            <w:shd w:val="clear" w:color="auto" w:fill="auto"/>
          </w:tcPr>
          <w:p w14:paraId="0000013A" w14:textId="77777777" w:rsidR="00500F2A" w:rsidRDefault="00EC7BAA">
            <w:pPr>
              <w:jc w:val="center"/>
            </w:pPr>
            <w:r>
              <w:t>Debilidades</w:t>
            </w:r>
          </w:p>
        </w:tc>
      </w:tr>
      <w:tr w:rsidR="00500F2A" w14:paraId="23C91887" w14:textId="77777777">
        <w:trPr>
          <w:trHeight w:val="500"/>
        </w:trPr>
        <w:tc>
          <w:tcPr>
            <w:tcW w:w="3090" w:type="dxa"/>
            <w:shd w:val="clear" w:color="auto" w:fill="auto"/>
          </w:tcPr>
          <w:p w14:paraId="0000013B" w14:textId="77777777" w:rsidR="00500F2A" w:rsidRDefault="00EC7BAA">
            <w:pPr>
              <w:jc w:val="both"/>
              <w:rPr>
                <w:rFonts w:ascii="Arial" w:eastAsia="Arial" w:hAnsi="Arial" w:cs="Arial"/>
                <w:sz w:val="22"/>
                <w:szCs w:val="22"/>
              </w:rPr>
            </w:pPr>
            <w:r>
              <w:rPr>
                <w:rFonts w:ascii="Arial" w:eastAsia="Arial" w:hAnsi="Arial" w:cs="Arial"/>
                <w:sz w:val="22"/>
                <w:szCs w:val="22"/>
              </w:rPr>
              <w:t>Usati es una empresa especializada en diseñar y producir soluciones a través de software de alta calidad para la gestión de empresas ganaderas.</w:t>
            </w:r>
          </w:p>
        </w:tc>
        <w:tc>
          <w:tcPr>
            <w:tcW w:w="2520" w:type="dxa"/>
            <w:shd w:val="clear" w:color="auto" w:fill="auto"/>
          </w:tcPr>
          <w:p w14:paraId="0000013C" w14:textId="77777777" w:rsidR="00500F2A" w:rsidRDefault="00EC7BAA">
            <w:pPr>
              <w:jc w:val="both"/>
              <w:rPr>
                <w:rFonts w:ascii="Arial" w:eastAsia="Arial" w:hAnsi="Arial" w:cs="Arial"/>
                <w:sz w:val="22"/>
                <w:szCs w:val="22"/>
              </w:rPr>
            </w:pPr>
            <w:r>
              <w:rPr>
                <w:rFonts w:ascii="Arial" w:eastAsia="Arial" w:hAnsi="Arial" w:cs="Arial"/>
                <w:sz w:val="22"/>
                <w:szCs w:val="22"/>
              </w:rPr>
              <w:t xml:space="preserve">Software Ganadero SG </w:t>
            </w:r>
          </w:p>
          <w:p w14:paraId="0000013D" w14:textId="77777777" w:rsidR="00500F2A" w:rsidRDefault="00500F2A">
            <w:pPr>
              <w:jc w:val="both"/>
              <w:rPr>
                <w:rFonts w:ascii="Arial" w:eastAsia="Arial" w:hAnsi="Arial" w:cs="Arial"/>
                <w:sz w:val="22"/>
                <w:szCs w:val="22"/>
              </w:rPr>
            </w:pPr>
          </w:p>
        </w:tc>
        <w:tc>
          <w:tcPr>
            <w:tcW w:w="1920" w:type="dxa"/>
            <w:shd w:val="clear" w:color="auto" w:fill="auto"/>
          </w:tcPr>
          <w:p w14:paraId="0000013E" w14:textId="77777777" w:rsidR="00500F2A" w:rsidRDefault="00EC7BAA">
            <w:pPr>
              <w:jc w:val="both"/>
              <w:rPr>
                <w:rFonts w:ascii="Arial" w:eastAsia="Arial" w:hAnsi="Arial" w:cs="Arial"/>
                <w:sz w:val="22"/>
                <w:szCs w:val="22"/>
              </w:rPr>
            </w:pPr>
            <w:r>
              <w:rPr>
                <w:rFonts w:ascii="Arial" w:eastAsia="Arial" w:hAnsi="Arial" w:cs="Arial"/>
                <w:sz w:val="22"/>
                <w:szCs w:val="22"/>
              </w:rPr>
              <w:t>*El sistema cuenta con una aplicación para IOS y Android.</w:t>
            </w:r>
          </w:p>
          <w:p w14:paraId="0000013F" w14:textId="77777777" w:rsidR="00500F2A" w:rsidRDefault="00500F2A">
            <w:pPr>
              <w:jc w:val="both"/>
              <w:rPr>
                <w:rFonts w:ascii="Arial" w:eastAsia="Arial" w:hAnsi="Arial" w:cs="Arial"/>
                <w:sz w:val="22"/>
                <w:szCs w:val="22"/>
              </w:rPr>
            </w:pPr>
          </w:p>
          <w:p w14:paraId="00000140" w14:textId="77777777" w:rsidR="00500F2A" w:rsidRDefault="00EC7BAA">
            <w:pPr>
              <w:jc w:val="both"/>
              <w:rPr>
                <w:rFonts w:ascii="Arial" w:eastAsia="Arial" w:hAnsi="Arial" w:cs="Arial"/>
                <w:sz w:val="22"/>
                <w:szCs w:val="22"/>
              </w:rPr>
            </w:pPr>
            <w:r>
              <w:rPr>
                <w:rFonts w:ascii="Arial" w:eastAsia="Arial" w:hAnsi="Arial" w:cs="Arial"/>
                <w:sz w:val="22"/>
                <w:szCs w:val="22"/>
              </w:rPr>
              <w:t>*Capacidad de organización.</w:t>
            </w:r>
          </w:p>
          <w:p w14:paraId="00000141" w14:textId="77777777" w:rsidR="00500F2A" w:rsidRDefault="00500F2A">
            <w:pPr>
              <w:jc w:val="both"/>
              <w:rPr>
                <w:rFonts w:ascii="Arial" w:eastAsia="Arial" w:hAnsi="Arial" w:cs="Arial"/>
                <w:sz w:val="22"/>
                <w:szCs w:val="22"/>
              </w:rPr>
            </w:pPr>
          </w:p>
          <w:p w14:paraId="00000142" w14:textId="77777777" w:rsidR="00500F2A" w:rsidRDefault="00EC7BAA">
            <w:pPr>
              <w:jc w:val="both"/>
              <w:rPr>
                <w:rFonts w:ascii="Arial" w:eastAsia="Arial" w:hAnsi="Arial" w:cs="Arial"/>
                <w:sz w:val="22"/>
                <w:szCs w:val="22"/>
              </w:rPr>
            </w:pPr>
            <w:r>
              <w:rPr>
                <w:rFonts w:ascii="Arial" w:eastAsia="Arial" w:hAnsi="Arial" w:cs="Arial"/>
                <w:sz w:val="22"/>
                <w:szCs w:val="22"/>
              </w:rPr>
              <w:t>*Información en tiempo real.</w:t>
            </w:r>
          </w:p>
        </w:tc>
        <w:tc>
          <w:tcPr>
            <w:tcW w:w="1575" w:type="dxa"/>
            <w:shd w:val="clear" w:color="auto" w:fill="auto"/>
          </w:tcPr>
          <w:p w14:paraId="00000143" w14:textId="77777777" w:rsidR="00500F2A" w:rsidRDefault="00EC7BAA">
            <w:pPr>
              <w:jc w:val="center"/>
              <w:rPr>
                <w:rFonts w:ascii="Arial" w:eastAsia="Arial" w:hAnsi="Arial" w:cs="Arial"/>
                <w:sz w:val="22"/>
                <w:szCs w:val="22"/>
              </w:rPr>
            </w:pPr>
            <w:r>
              <w:rPr>
                <w:rFonts w:ascii="Arial" w:eastAsia="Arial" w:hAnsi="Arial" w:cs="Arial"/>
                <w:sz w:val="22"/>
                <w:szCs w:val="22"/>
              </w:rPr>
              <w:t>*Difícil de parametrizar debido a su amplio portafolio</w:t>
            </w:r>
          </w:p>
          <w:p w14:paraId="00000144" w14:textId="77777777" w:rsidR="00500F2A" w:rsidRDefault="00EC7BAA">
            <w:pPr>
              <w:jc w:val="center"/>
              <w:rPr>
                <w:rFonts w:ascii="Arial" w:eastAsia="Arial" w:hAnsi="Arial" w:cs="Arial"/>
                <w:sz w:val="22"/>
                <w:szCs w:val="22"/>
              </w:rPr>
            </w:pPr>
            <w:r>
              <w:rPr>
                <w:rFonts w:ascii="Arial" w:eastAsia="Arial" w:hAnsi="Arial" w:cs="Arial"/>
                <w:sz w:val="22"/>
                <w:szCs w:val="22"/>
              </w:rPr>
              <w:t>*alto cost</w:t>
            </w:r>
            <w:sdt>
              <w:sdtPr>
                <w:tag w:val="goog_rdk_30"/>
                <w:id w:val="171769160"/>
              </w:sdtPr>
              <w:sdtEndPr/>
              <w:sdtContent>
                <w:ins w:id="27" w:author="Eydy SUAREZ BRIEVA" w:date="2023-09-11T17:07:00Z">
                  <w:r>
                    <w:rPr>
                      <w:rFonts w:ascii="Arial" w:eastAsia="Arial" w:hAnsi="Arial" w:cs="Arial"/>
                      <w:sz w:val="22"/>
                      <w:szCs w:val="22"/>
                    </w:rPr>
                    <w:t>o</w:t>
                  </w:r>
                </w:ins>
              </w:sdtContent>
            </w:sdt>
            <w:sdt>
              <w:sdtPr>
                <w:tag w:val="goog_rdk_31"/>
                <w:id w:val="619265492"/>
              </w:sdtPr>
              <w:sdtEndPr/>
              <w:sdtContent>
                <w:del w:id="28" w:author="Eydy SUAREZ BRIEVA" w:date="2023-09-11T17:07:00Z">
                  <w:r>
                    <w:rPr>
                      <w:rFonts w:ascii="Arial" w:eastAsia="Arial" w:hAnsi="Arial" w:cs="Arial"/>
                      <w:sz w:val="22"/>
                      <w:szCs w:val="22"/>
                    </w:rPr>
                    <w:delText>e</w:delText>
                  </w:r>
                </w:del>
              </w:sdtContent>
            </w:sdt>
            <w:r>
              <w:rPr>
                <w:rFonts w:ascii="Arial" w:eastAsia="Arial" w:hAnsi="Arial" w:cs="Arial"/>
                <w:sz w:val="22"/>
                <w:szCs w:val="22"/>
              </w:rPr>
              <w:t xml:space="preserve"> de adquisición</w:t>
            </w:r>
          </w:p>
        </w:tc>
      </w:tr>
      <w:tr w:rsidR="00500F2A" w14:paraId="74BEC17D" w14:textId="77777777">
        <w:trPr>
          <w:trHeight w:val="500"/>
        </w:trPr>
        <w:tc>
          <w:tcPr>
            <w:tcW w:w="3090" w:type="dxa"/>
            <w:shd w:val="clear" w:color="auto" w:fill="auto"/>
          </w:tcPr>
          <w:p w14:paraId="00000145" w14:textId="77777777" w:rsidR="00500F2A" w:rsidRDefault="00EC7BAA">
            <w:pPr>
              <w:jc w:val="both"/>
              <w:rPr>
                <w:rFonts w:ascii="Arial" w:eastAsia="Arial" w:hAnsi="Arial" w:cs="Arial"/>
                <w:sz w:val="22"/>
                <w:szCs w:val="22"/>
              </w:rPr>
            </w:pPr>
            <w:r>
              <w:rPr>
                <w:rFonts w:ascii="Arial" w:eastAsia="Arial" w:hAnsi="Arial" w:cs="Arial"/>
                <w:color w:val="473C3B"/>
                <w:sz w:val="22"/>
                <w:szCs w:val="22"/>
                <w:highlight w:val="white"/>
              </w:rPr>
              <w:t xml:space="preserve">Insolca </w:t>
            </w:r>
            <w:r>
              <w:rPr>
                <w:rFonts w:ascii="Arial" w:eastAsia="Arial" w:hAnsi="Arial" w:cs="Arial"/>
                <w:sz w:val="22"/>
                <w:szCs w:val="22"/>
              </w:rPr>
              <w:t xml:space="preserve">es una empresa desarrolladora de software especializado ubicada en la ciudad de Bogotá. </w:t>
            </w:r>
          </w:p>
        </w:tc>
        <w:tc>
          <w:tcPr>
            <w:tcW w:w="2520" w:type="dxa"/>
            <w:shd w:val="clear" w:color="auto" w:fill="auto"/>
          </w:tcPr>
          <w:p w14:paraId="00000146" w14:textId="77777777" w:rsidR="00500F2A" w:rsidRDefault="00EC7BAA">
            <w:pPr>
              <w:jc w:val="both"/>
              <w:rPr>
                <w:rFonts w:ascii="Arial" w:eastAsia="Arial" w:hAnsi="Arial" w:cs="Arial"/>
                <w:sz w:val="22"/>
                <w:szCs w:val="22"/>
              </w:rPr>
            </w:pPr>
            <w:r>
              <w:rPr>
                <w:rFonts w:ascii="Arial" w:eastAsia="Arial" w:hAnsi="Arial" w:cs="Arial"/>
                <w:sz w:val="22"/>
                <w:szCs w:val="22"/>
              </w:rPr>
              <w:t>Progan software</w:t>
            </w:r>
          </w:p>
        </w:tc>
        <w:tc>
          <w:tcPr>
            <w:tcW w:w="1920" w:type="dxa"/>
            <w:shd w:val="clear" w:color="auto" w:fill="auto"/>
          </w:tcPr>
          <w:p w14:paraId="00000147" w14:textId="77777777" w:rsidR="00500F2A" w:rsidRDefault="00EC7BAA">
            <w:pPr>
              <w:jc w:val="both"/>
              <w:rPr>
                <w:rFonts w:ascii="Arial" w:eastAsia="Arial" w:hAnsi="Arial" w:cs="Arial"/>
                <w:sz w:val="22"/>
                <w:szCs w:val="22"/>
                <w:highlight w:val="white"/>
              </w:rPr>
            </w:pPr>
            <w:r>
              <w:rPr>
                <w:rFonts w:ascii="Arial" w:eastAsia="Arial" w:hAnsi="Arial" w:cs="Arial"/>
                <w:sz w:val="22"/>
                <w:szCs w:val="22"/>
                <w:highlight w:val="white"/>
              </w:rPr>
              <w:t xml:space="preserve">*Sistema completo y fácil </w:t>
            </w:r>
            <w:r>
              <w:rPr>
                <w:rFonts w:ascii="Arial" w:eastAsia="Arial" w:hAnsi="Arial" w:cs="Arial"/>
                <w:sz w:val="22"/>
                <w:szCs w:val="22"/>
                <w:highlight w:val="white"/>
              </w:rPr>
              <w:t>de usar.</w:t>
            </w:r>
          </w:p>
          <w:p w14:paraId="00000148" w14:textId="77777777" w:rsidR="00500F2A" w:rsidRDefault="00EC7BAA">
            <w:pPr>
              <w:jc w:val="both"/>
              <w:rPr>
                <w:rFonts w:ascii="Arial" w:eastAsia="Arial" w:hAnsi="Arial" w:cs="Arial"/>
                <w:sz w:val="22"/>
                <w:szCs w:val="22"/>
                <w:highlight w:val="white"/>
              </w:rPr>
            </w:pPr>
            <w:r>
              <w:rPr>
                <w:rFonts w:ascii="Arial" w:eastAsia="Arial" w:hAnsi="Arial" w:cs="Arial"/>
                <w:sz w:val="22"/>
                <w:szCs w:val="22"/>
                <w:highlight w:val="white"/>
              </w:rPr>
              <w:t>Permite llevar registro de todos los gastos (incluidos los de personal)</w:t>
            </w:r>
          </w:p>
          <w:p w14:paraId="00000149" w14:textId="77777777" w:rsidR="00500F2A" w:rsidRDefault="00EC7BAA">
            <w:pPr>
              <w:jc w:val="both"/>
              <w:rPr>
                <w:rFonts w:ascii="Arial" w:eastAsia="Arial" w:hAnsi="Arial" w:cs="Arial"/>
                <w:sz w:val="22"/>
                <w:szCs w:val="22"/>
                <w:highlight w:val="white"/>
              </w:rPr>
            </w:pPr>
            <w:r>
              <w:rPr>
                <w:rFonts w:ascii="Arial" w:eastAsia="Arial" w:hAnsi="Arial" w:cs="Arial"/>
                <w:sz w:val="22"/>
                <w:szCs w:val="22"/>
                <w:highlight w:val="white"/>
              </w:rPr>
              <w:t>módulos personalizables.</w:t>
            </w:r>
          </w:p>
          <w:p w14:paraId="0000014A" w14:textId="77777777" w:rsidR="00500F2A" w:rsidRDefault="00EC7BAA">
            <w:pPr>
              <w:jc w:val="both"/>
              <w:rPr>
                <w:rFonts w:ascii="Arial" w:eastAsia="Arial" w:hAnsi="Arial" w:cs="Arial"/>
                <w:sz w:val="22"/>
                <w:szCs w:val="22"/>
                <w:highlight w:val="white"/>
              </w:rPr>
            </w:pPr>
            <w:r>
              <w:rPr>
                <w:rFonts w:ascii="Arial" w:eastAsia="Arial" w:hAnsi="Arial" w:cs="Arial"/>
                <w:sz w:val="22"/>
                <w:szCs w:val="22"/>
                <w:highlight w:val="white"/>
              </w:rPr>
              <w:t xml:space="preserve"> </w:t>
            </w:r>
          </w:p>
          <w:p w14:paraId="0000014B" w14:textId="77777777" w:rsidR="00500F2A" w:rsidRDefault="00EC7BAA">
            <w:pPr>
              <w:jc w:val="both"/>
              <w:rPr>
                <w:rFonts w:ascii="Arial" w:eastAsia="Arial" w:hAnsi="Arial" w:cs="Arial"/>
                <w:sz w:val="22"/>
                <w:szCs w:val="22"/>
                <w:highlight w:val="white"/>
              </w:rPr>
            </w:pPr>
            <w:r>
              <w:rPr>
                <w:rFonts w:ascii="Arial" w:eastAsia="Arial" w:hAnsi="Arial" w:cs="Arial"/>
                <w:sz w:val="22"/>
                <w:szCs w:val="22"/>
                <w:highlight w:val="white"/>
              </w:rPr>
              <w:t>*Disponibilidad de la información.</w:t>
            </w:r>
          </w:p>
          <w:p w14:paraId="0000014C" w14:textId="77777777" w:rsidR="00500F2A" w:rsidRDefault="00500F2A">
            <w:pPr>
              <w:jc w:val="both"/>
              <w:rPr>
                <w:rFonts w:ascii="Arial" w:eastAsia="Arial" w:hAnsi="Arial" w:cs="Arial"/>
                <w:sz w:val="22"/>
                <w:szCs w:val="22"/>
                <w:highlight w:val="white"/>
              </w:rPr>
            </w:pPr>
          </w:p>
          <w:p w14:paraId="0000014D" w14:textId="77777777" w:rsidR="00500F2A" w:rsidRDefault="00EC7BAA">
            <w:pPr>
              <w:jc w:val="both"/>
              <w:rPr>
                <w:rFonts w:ascii="Arial" w:eastAsia="Arial" w:hAnsi="Arial" w:cs="Arial"/>
                <w:sz w:val="22"/>
                <w:szCs w:val="22"/>
                <w:highlight w:val="white"/>
              </w:rPr>
            </w:pPr>
            <w:r>
              <w:rPr>
                <w:rFonts w:ascii="Arial" w:eastAsia="Arial" w:hAnsi="Arial" w:cs="Arial"/>
                <w:sz w:val="22"/>
                <w:szCs w:val="22"/>
                <w:highlight w:val="white"/>
              </w:rPr>
              <w:t>*Gestión centralizada de cambios e integración con plataformas de terceros a través de servicios web.</w:t>
            </w:r>
          </w:p>
        </w:tc>
        <w:tc>
          <w:tcPr>
            <w:tcW w:w="1575" w:type="dxa"/>
            <w:shd w:val="clear" w:color="auto" w:fill="auto"/>
          </w:tcPr>
          <w:p w14:paraId="0000014E" w14:textId="77777777" w:rsidR="00500F2A" w:rsidRDefault="00EC7BAA">
            <w:pPr>
              <w:jc w:val="center"/>
              <w:rPr>
                <w:rFonts w:ascii="Arial" w:eastAsia="Arial" w:hAnsi="Arial" w:cs="Arial"/>
                <w:sz w:val="22"/>
                <w:szCs w:val="22"/>
              </w:rPr>
            </w:pPr>
            <w:r>
              <w:rPr>
                <w:rFonts w:ascii="Arial" w:eastAsia="Arial" w:hAnsi="Arial" w:cs="Arial"/>
                <w:sz w:val="22"/>
                <w:szCs w:val="22"/>
              </w:rPr>
              <w:t>*Módulos no usados por algunos usuarios debido a lo extenso de la solución informática</w:t>
            </w:r>
          </w:p>
          <w:p w14:paraId="0000014F" w14:textId="77777777" w:rsidR="00500F2A" w:rsidRDefault="00EC7BAA">
            <w:pPr>
              <w:jc w:val="center"/>
              <w:rPr>
                <w:rFonts w:ascii="Arial" w:eastAsia="Arial" w:hAnsi="Arial" w:cs="Arial"/>
                <w:sz w:val="22"/>
                <w:szCs w:val="22"/>
              </w:rPr>
            </w:pPr>
            <w:r>
              <w:rPr>
                <w:rFonts w:ascii="Arial" w:eastAsia="Arial" w:hAnsi="Arial" w:cs="Arial"/>
                <w:sz w:val="22"/>
                <w:szCs w:val="22"/>
              </w:rPr>
              <w:t>*mantenimientos complejos</w:t>
            </w:r>
          </w:p>
        </w:tc>
      </w:tr>
      <w:tr w:rsidR="00500F2A" w14:paraId="3DF280DC" w14:textId="77777777">
        <w:trPr>
          <w:trHeight w:val="531"/>
        </w:trPr>
        <w:tc>
          <w:tcPr>
            <w:tcW w:w="3090" w:type="dxa"/>
          </w:tcPr>
          <w:p w14:paraId="00000150" w14:textId="77777777" w:rsidR="00500F2A" w:rsidRDefault="00EC7BAA">
            <w:pPr>
              <w:jc w:val="both"/>
              <w:rPr>
                <w:rFonts w:ascii="Arial" w:eastAsia="Arial" w:hAnsi="Arial" w:cs="Arial"/>
                <w:sz w:val="22"/>
                <w:szCs w:val="22"/>
              </w:rPr>
            </w:pPr>
            <w:r>
              <w:rPr>
                <w:rFonts w:ascii="Arial" w:eastAsia="Arial" w:hAnsi="Arial" w:cs="Arial"/>
                <w:sz w:val="22"/>
                <w:szCs w:val="22"/>
              </w:rPr>
              <w:t xml:space="preserve">Smartjsp es una empresa consultora de software ubicada en la ciudad de Valledupar. </w:t>
            </w:r>
          </w:p>
        </w:tc>
        <w:tc>
          <w:tcPr>
            <w:tcW w:w="2520" w:type="dxa"/>
          </w:tcPr>
          <w:p w14:paraId="00000151" w14:textId="77777777" w:rsidR="00500F2A" w:rsidRDefault="00EC7BAA">
            <w:pPr>
              <w:jc w:val="both"/>
              <w:rPr>
                <w:rFonts w:ascii="Arial" w:eastAsia="Arial" w:hAnsi="Arial" w:cs="Arial"/>
                <w:sz w:val="22"/>
                <w:szCs w:val="22"/>
              </w:rPr>
            </w:pPr>
            <w:r>
              <w:rPr>
                <w:rFonts w:ascii="Arial" w:eastAsia="Arial" w:hAnsi="Arial" w:cs="Arial"/>
                <w:color w:val="2F2F2F"/>
                <w:sz w:val="22"/>
                <w:szCs w:val="22"/>
                <w:shd w:val="clear" w:color="auto" w:fill="F9F9F9"/>
              </w:rPr>
              <w:t>Smart Ganadero</w:t>
            </w:r>
          </w:p>
        </w:tc>
        <w:tc>
          <w:tcPr>
            <w:tcW w:w="1920" w:type="dxa"/>
          </w:tcPr>
          <w:p w14:paraId="00000152" w14:textId="77777777" w:rsidR="00500F2A" w:rsidRDefault="00EC7BAA">
            <w:pPr>
              <w:jc w:val="both"/>
              <w:rPr>
                <w:rFonts w:ascii="Arial" w:eastAsia="Arial" w:hAnsi="Arial" w:cs="Arial"/>
                <w:color w:val="2F2F2F"/>
                <w:sz w:val="22"/>
                <w:szCs w:val="22"/>
                <w:shd w:val="clear" w:color="auto" w:fill="F9F9F9"/>
              </w:rPr>
            </w:pPr>
            <w:r>
              <w:rPr>
                <w:rFonts w:ascii="Arial" w:eastAsia="Arial" w:hAnsi="Arial" w:cs="Arial"/>
                <w:color w:val="2F2F2F"/>
                <w:sz w:val="22"/>
                <w:szCs w:val="22"/>
                <w:shd w:val="clear" w:color="auto" w:fill="F9F9F9"/>
              </w:rPr>
              <w:t>*Integra las áreas vitales de la finca y ge</w:t>
            </w:r>
            <w:r>
              <w:rPr>
                <w:rFonts w:ascii="Arial" w:eastAsia="Arial" w:hAnsi="Arial" w:cs="Arial"/>
                <w:color w:val="2F2F2F"/>
                <w:sz w:val="22"/>
                <w:szCs w:val="22"/>
                <w:shd w:val="clear" w:color="auto" w:fill="F9F9F9"/>
              </w:rPr>
              <w:t>stión financiera.</w:t>
            </w:r>
          </w:p>
          <w:p w14:paraId="00000153" w14:textId="77777777" w:rsidR="00500F2A" w:rsidRDefault="00500F2A">
            <w:pPr>
              <w:jc w:val="both"/>
              <w:rPr>
                <w:rFonts w:ascii="Arial" w:eastAsia="Arial" w:hAnsi="Arial" w:cs="Arial"/>
                <w:color w:val="2F2F2F"/>
                <w:sz w:val="22"/>
                <w:szCs w:val="22"/>
                <w:shd w:val="clear" w:color="auto" w:fill="F9F9F9"/>
              </w:rPr>
            </w:pPr>
          </w:p>
          <w:p w14:paraId="00000154" w14:textId="77777777" w:rsidR="00500F2A" w:rsidRDefault="00EC7BAA">
            <w:pPr>
              <w:jc w:val="both"/>
              <w:rPr>
                <w:rFonts w:ascii="Arial" w:eastAsia="Arial" w:hAnsi="Arial" w:cs="Arial"/>
                <w:color w:val="2F2F2F"/>
                <w:sz w:val="22"/>
                <w:szCs w:val="22"/>
                <w:shd w:val="clear" w:color="auto" w:fill="F9F9F9"/>
              </w:rPr>
            </w:pPr>
            <w:r>
              <w:rPr>
                <w:rFonts w:ascii="Arial" w:eastAsia="Arial" w:hAnsi="Arial" w:cs="Arial"/>
                <w:color w:val="2F2F2F"/>
                <w:sz w:val="22"/>
                <w:szCs w:val="22"/>
                <w:shd w:val="clear" w:color="auto" w:fill="F9F9F9"/>
              </w:rPr>
              <w:t>*Notificación de novedades.</w:t>
            </w:r>
          </w:p>
          <w:p w14:paraId="00000155" w14:textId="77777777" w:rsidR="00500F2A" w:rsidRDefault="00500F2A">
            <w:pPr>
              <w:jc w:val="both"/>
              <w:rPr>
                <w:rFonts w:ascii="Arial" w:eastAsia="Arial" w:hAnsi="Arial" w:cs="Arial"/>
                <w:color w:val="2F2F2F"/>
                <w:sz w:val="22"/>
                <w:szCs w:val="22"/>
                <w:shd w:val="clear" w:color="auto" w:fill="F9F9F9"/>
              </w:rPr>
            </w:pPr>
          </w:p>
          <w:p w14:paraId="00000156" w14:textId="77777777" w:rsidR="00500F2A" w:rsidRDefault="00EC7BAA">
            <w:pPr>
              <w:jc w:val="both"/>
              <w:rPr>
                <w:rFonts w:ascii="Arial" w:eastAsia="Arial" w:hAnsi="Arial" w:cs="Arial"/>
                <w:color w:val="2F2F2F"/>
                <w:sz w:val="22"/>
                <w:szCs w:val="22"/>
                <w:shd w:val="clear" w:color="auto" w:fill="F9F9F9"/>
              </w:rPr>
            </w:pPr>
            <w:r>
              <w:rPr>
                <w:rFonts w:ascii="Arial" w:eastAsia="Arial" w:hAnsi="Arial" w:cs="Arial"/>
                <w:color w:val="2F2F2F"/>
                <w:sz w:val="22"/>
                <w:szCs w:val="22"/>
                <w:shd w:val="clear" w:color="auto" w:fill="F9F9F9"/>
              </w:rPr>
              <w:lastRenderedPageBreak/>
              <w:t>*Gestión de costos fijos y variables.</w:t>
            </w:r>
          </w:p>
        </w:tc>
        <w:tc>
          <w:tcPr>
            <w:tcW w:w="1575" w:type="dxa"/>
          </w:tcPr>
          <w:p w14:paraId="00000157" w14:textId="77777777" w:rsidR="00500F2A" w:rsidRDefault="00EC7BAA">
            <w:pPr>
              <w:rPr>
                <w:rFonts w:ascii="Arial" w:eastAsia="Arial" w:hAnsi="Arial" w:cs="Arial"/>
                <w:sz w:val="22"/>
                <w:szCs w:val="22"/>
              </w:rPr>
            </w:pPr>
            <w:r>
              <w:rPr>
                <w:rFonts w:ascii="Arial" w:eastAsia="Arial" w:hAnsi="Arial" w:cs="Arial"/>
                <w:sz w:val="22"/>
                <w:szCs w:val="22"/>
              </w:rPr>
              <w:lastRenderedPageBreak/>
              <w:t>*Alto cost</w:t>
            </w:r>
            <w:sdt>
              <w:sdtPr>
                <w:tag w:val="goog_rdk_32"/>
                <w:id w:val="-1440525462"/>
              </w:sdtPr>
              <w:sdtEndPr/>
              <w:sdtContent>
                <w:ins w:id="29" w:author="Eydy SUAREZ BRIEVA" w:date="2023-09-11T17:08:00Z">
                  <w:r>
                    <w:rPr>
                      <w:rFonts w:ascii="Arial" w:eastAsia="Arial" w:hAnsi="Arial" w:cs="Arial"/>
                      <w:sz w:val="22"/>
                      <w:szCs w:val="22"/>
                    </w:rPr>
                    <w:t>o</w:t>
                  </w:r>
                </w:ins>
              </w:sdtContent>
            </w:sdt>
            <w:sdt>
              <w:sdtPr>
                <w:tag w:val="goog_rdk_33"/>
                <w:id w:val="1575468458"/>
              </w:sdtPr>
              <w:sdtEndPr/>
              <w:sdtContent>
                <w:del w:id="30" w:author="Eydy SUAREZ BRIEVA" w:date="2023-09-11T17:08:00Z">
                  <w:r>
                    <w:rPr>
                      <w:rFonts w:ascii="Arial" w:eastAsia="Arial" w:hAnsi="Arial" w:cs="Arial"/>
                      <w:sz w:val="22"/>
                      <w:szCs w:val="22"/>
                    </w:rPr>
                    <w:delText>e</w:delText>
                  </w:r>
                </w:del>
              </w:sdtContent>
            </w:sdt>
            <w:r>
              <w:rPr>
                <w:rFonts w:ascii="Arial" w:eastAsia="Arial" w:hAnsi="Arial" w:cs="Arial"/>
                <w:sz w:val="22"/>
                <w:szCs w:val="22"/>
              </w:rPr>
              <w:t xml:space="preserve"> de adquisición</w:t>
            </w:r>
          </w:p>
          <w:p w14:paraId="00000158" w14:textId="77777777" w:rsidR="00500F2A" w:rsidRDefault="00EC7BAA">
            <w:pPr>
              <w:rPr>
                <w:rFonts w:ascii="Arial" w:eastAsia="Arial" w:hAnsi="Arial" w:cs="Arial"/>
                <w:sz w:val="22"/>
                <w:szCs w:val="22"/>
              </w:rPr>
            </w:pPr>
            <w:r>
              <w:rPr>
                <w:rFonts w:ascii="Arial" w:eastAsia="Arial" w:hAnsi="Arial" w:cs="Arial"/>
                <w:sz w:val="22"/>
                <w:szCs w:val="22"/>
              </w:rPr>
              <w:t>*difícil interoperabilidad con otros sistemas</w:t>
            </w:r>
          </w:p>
        </w:tc>
      </w:tr>
    </w:tbl>
    <w:p w14:paraId="00000159" w14:textId="77777777" w:rsidR="00500F2A" w:rsidRDefault="00500F2A">
      <w:pPr>
        <w:spacing w:line="276" w:lineRule="auto"/>
        <w:jc w:val="both"/>
        <w:rPr>
          <w:rFonts w:ascii="Arial" w:eastAsia="Arial" w:hAnsi="Arial" w:cs="Arial"/>
          <w:b/>
          <w:sz w:val="24"/>
          <w:szCs w:val="24"/>
        </w:rPr>
      </w:pPr>
    </w:p>
    <w:p w14:paraId="0000015A" w14:textId="77777777" w:rsidR="00500F2A" w:rsidRDefault="00EC7BAA">
      <w:pPr>
        <w:numPr>
          <w:ilvl w:val="0"/>
          <w:numId w:val="4"/>
        </w:numPr>
        <w:spacing w:line="276" w:lineRule="auto"/>
        <w:jc w:val="both"/>
        <w:rPr>
          <w:rFonts w:ascii="Arial" w:eastAsia="Arial" w:hAnsi="Arial" w:cs="Arial"/>
          <w:b/>
          <w:sz w:val="24"/>
          <w:szCs w:val="24"/>
        </w:rPr>
      </w:pPr>
      <w:r>
        <w:rPr>
          <w:rFonts w:ascii="Arial" w:eastAsia="Arial" w:hAnsi="Arial" w:cs="Arial"/>
          <w:b/>
          <w:sz w:val="24"/>
          <w:szCs w:val="24"/>
        </w:rPr>
        <w:t>Requerimientos del sistema</w:t>
      </w:r>
    </w:p>
    <w:p w14:paraId="0000015B" w14:textId="77777777" w:rsidR="00500F2A" w:rsidRDefault="00500F2A">
      <w:pPr>
        <w:spacing w:line="276" w:lineRule="auto"/>
        <w:jc w:val="both"/>
        <w:rPr>
          <w:rFonts w:ascii="Arial" w:eastAsia="Arial" w:hAnsi="Arial" w:cs="Arial"/>
          <w:b/>
          <w:sz w:val="24"/>
          <w:szCs w:val="24"/>
        </w:rPr>
      </w:pPr>
    </w:p>
    <w:p w14:paraId="0000015C" w14:textId="77777777" w:rsidR="00500F2A" w:rsidRDefault="00EC7BAA">
      <w:pPr>
        <w:numPr>
          <w:ilvl w:val="1"/>
          <w:numId w:val="4"/>
        </w:numPr>
        <w:spacing w:line="276" w:lineRule="auto"/>
        <w:jc w:val="both"/>
        <w:rPr>
          <w:rFonts w:ascii="Arial" w:eastAsia="Arial" w:hAnsi="Arial" w:cs="Arial"/>
          <w:b/>
          <w:sz w:val="24"/>
          <w:szCs w:val="24"/>
        </w:rPr>
      </w:pPr>
      <w:r>
        <w:rPr>
          <w:rFonts w:ascii="Arial" w:eastAsia="Arial" w:hAnsi="Arial" w:cs="Arial"/>
          <w:b/>
          <w:sz w:val="24"/>
          <w:szCs w:val="24"/>
        </w:rPr>
        <w:t>Técnicas de recolección de información (Etnografía y observación)</w:t>
      </w:r>
    </w:p>
    <w:p w14:paraId="0000015D" w14:textId="77777777" w:rsidR="00500F2A" w:rsidRDefault="00500F2A">
      <w:pPr>
        <w:spacing w:line="276" w:lineRule="auto"/>
        <w:jc w:val="both"/>
        <w:rPr>
          <w:rFonts w:ascii="Arial" w:eastAsia="Arial" w:hAnsi="Arial" w:cs="Arial"/>
          <w:b/>
          <w:sz w:val="24"/>
          <w:szCs w:val="24"/>
        </w:rPr>
      </w:pPr>
    </w:p>
    <w:p w14:paraId="0000015E" w14:textId="77777777" w:rsidR="00500F2A" w:rsidRDefault="00EC7BAA">
      <w:pPr>
        <w:spacing w:line="360" w:lineRule="auto"/>
        <w:jc w:val="both"/>
        <w:rPr>
          <w:rFonts w:ascii="Arial" w:eastAsia="Arial" w:hAnsi="Arial" w:cs="Arial"/>
          <w:sz w:val="26"/>
          <w:szCs w:val="26"/>
        </w:rPr>
      </w:pPr>
      <w:r>
        <w:rPr>
          <w:rFonts w:ascii="Arial" w:eastAsia="Arial" w:hAnsi="Arial" w:cs="Arial"/>
          <w:sz w:val="26"/>
          <w:szCs w:val="26"/>
        </w:rPr>
        <w:t xml:space="preserve">La técnica utilizada durante la recolección de información fue la entrevista y visita de campo (Etnografía), en la cual se elaboraron preguntas no </w:t>
      </w:r>
      <w:sdt>
        <w:sdtPr>
          <w:tag w:val="goog_rdk_34"/>
          <w:id w:val="915202716"/>
        </w:sdtPr>
        <w:sdtEndPr/>
        <w:sdtContent>
          <w:commentRangeStart w:id="31"/>
        </w:sdtContent>
      </w:sdt>
      <w:r>
        <w:rPr>
          <w:rFonts w:ascii="Arial" w:eastAsia="Arial" w:hAnsi="Arial" w:cs="Arial"/>
          <w:sz w:val="26"/>
          <w:szCs w:val="26"/>
        </w:rPr>
        <w:t>estructuradas</w:t>
      </w:r>
      <w:commentRangeEnd w:id="31"/>
      <w:r>
        <w:commentReference w:id="31"/>
      </w:r>
      <w:r>
        <w:rPr>
          <w:rFonts w:ascii="Arial" w:eastAsia="Arial" w:hAnsi="Arial" w:cs="Arial"/>
          <w:sz w:val="26"/>
          <w:szCs w:val="26"/>
        </w:rPr>
        <w:t xml:space="preserve"> a modo de entrevista a </w:t>
      </w:r>
      <w:r>
        <w:rPr>
          <w:rFonts w:ascii="Arial" w:eastAsia="Arial" w:hAnsi="Arial" w:cs="Arial"/>
          <w:sz w:val="26"/>
          <w:szCs w:val="26"/>
        </w:rPr>
        <w:t>los administradores de la empresa ganadera pertenecientes al gremio. Las preguntas realizadas fueron las siguientes.</w:t>
      </w:r>
    </w:p>
    <w:p w14:paraId="0000015F" w14:textId="77777777" w:rsidR="00500F2A" w:rsidRDefault="00500F2A">
      <w:pPr>
        <w:spacing w:line="360" w:lineRule="auto"/>
        <w:jc w:val="both"/>
        <w:rPr>
          <w:rFonts w:ascii="Arial" w:eastAsia="Arial" w:hAnsi="Arial" w:cs="Arial"/>
          <w:b/>
          <w:sz w:val="26"/>
          <w:szCs w:val="26"/>
        </w:rPr>
      </w:pPr>
    </w:p>
    <w:p w14:paraId="00000160" w14:textId="77777777" w:rsidR="00500F2A" w:rsidRDefault="00EC7BAA">
      <w:pPr>
        <w:numPr>
          <w:ilvl w:val="0"/>
          <w:numId w:val="13"/>
        </w:numPr>
        <w:spacing w:line="360" w:lineRule="auto"/>
        <w:jc w:val="both"/>
        <w:rPr>
          <w:rFonts w:ascii="Arial" w:eastAsia="Arial" w:hAnsi="Arial" w:cs="Arial"/>
          <w:sz w:val="24"/>
          <w:szCs w:val="24"/>
        </w:rPr>
      </w:pPr>
      <w:r>
        <w:rPr>
          <w:rFonts w:ascii="Arial" w:eastAsia="Arial" w:hAnsi="Arial" w:cs="Arial"/>
          <w:sz w:val="24"/>
          <w:szCs w:val="24"/>
        </w:rPr>
        <w:t>¿Qué requisitos son necesarios para la vinculación de un socio a la empresa?</w:t>
      </w:r>
    </w:p>
    <w:p w14:paraId="00000161" w14:textId="77777777" w:rsidR="00500F2A" w:rsidRDefault="00EC7BAA">
      <w:pPr>
        <w:numPr>
          <w:ilvl w:val="0"/>
          <w:numId w:val="13"/>
        </w:numPr>
        <w:spacing w:line="360" w:lineRule="auto"/>
        <w:jc w:val="both"/>
        <w:rPr>
          <w:rFonts w:ascii="Arial" w:eastAsia="Arial" w:hAnsi="Arial" w:cs="Arial"/>
          <w:sz w:val="24"/>
          <w:szCs w:val="24"/>
        </w:rPr>
      </w:pPr>
      <w:r>
        <w:rPr>
          <w:rFonts w:ascii="Arial" w:eastAsia="Arial" w:hAnsi="Arial" w:cs="Arial"/>
          <w:sz w:val="24"/>
          <w:szCs w:val="24"/>
        </w:rPr>
        <w:t>¿Cuáles son los beneficios que obtiene un socio al vincularse</w:t>
      </w:r>
      <w:r>
        <w:rPr>
          <w:rFonts w:ascii="Arial" w:eastAsia="Arial" w:hAnsi="Arial" w:cs="Arial"/>
          <w:sz w:val="24"/>
          <w:szCs w:val="24"/>
        </w:rPr>
        <w:t xml:space="preserve"> con la empresa?</w:t>
      </w:r>
    </w:p>
    <w:p w14:paraId="00000162" w14:textId="77777777" w:rsidR="00500F2A" w:rsidRDefault="00EC7BAA">
      <w:pPr>
        <w:numPr>
          <w:ilvl w:val="0"/>
          <w:numId w:val="13"/>
        </w:numPr>
        <w:spacing w:line="360" w:lineRule="auto"/>
        <w:jc w:val="both"/>
        <w:rPr>
          <w:rFonts w:ascii="Arial" w:eastAsia="Arial" w:hAnsi="Arial" w:cs="Arial"/>
          <w:sz w:val="24"/>
          <w:szCs w:val="24"/>
        </w:rPr>
      </w:pPr>
      <w:r>
        <w:rPr>
          <w:rFonts w:ascii="Arial" w:eastAsia="Arial" w:hAnsi="Arial" w:cs="Arial"/>
          <w:sz w:val="24"/>
          <w:szCs w:val="24"/>
        </w:rPr>
        <w:t>¿Cuál es el plan de seguimiento realizado a un bovino durante su ciclo en la empresa?</w:t>
      </w:r>
    </w:p>
    <w:p w14:paraId="00000163" w14:textId="77777777" w:rsidR="00500F2A" w:rsidRDefault="00EC7BAA">
      <w:pPr>
        <w:numPr>
          <w:ilvl w:val="0"/>
          <w:numId w:val="13"/>
        </w:numPr>
        <w:spacing w:line="360" w:lineRule="auto"/>
        <w:jc w:val="both"/>
        <w:rPr>
          <w:rFonts w:ascii="Arial" w:eastAsia="Arial" w:hAnsi="Arial" w:cs="Arial"/>
          <w:sz w:val="24"/>
          <w:szCs w:val="24"/>
        </w:rPr>
      </w:pPr>
      <w:r>
        <w:rPr>
          <w:rFonts w:ascii="Arial" w:eastAsia="Arial" w:hAnsi="Arial" w:cs="Arial"/>
          <w:sz w:val="24"/>
          <w:szCs w:val="24"/>
        </w:rPr>
        <w:t>¿En qué consiste el proceso de liquidación de un bovino?</w:t>
      </w:r>
    </w:p>
    <w:p w14:paraId="00000164" w14:textId="77777777" w:rsidR="00500F2A" w:rsidRDefault="00EC7BAA">
      <w:pPr>
        <w:numPr>
          <w:ilvl w:val="0"/>
          <w:numId w:val="13"/>
        </w:numPr>
        <w:spacing w:line="360" w:lineRule="auto"/>
        <w:jc w:val="both"/>
        <w:rPr>
          <w:rFonts w:ascii="Arial" w:eastAsia="Arial" w:hAnsi="Arial" w:cs="Arial"/>
          <w:sz w:val="24"/>
          <w:szCs w:val="24"/>
        </w:rPr>
      </w:pPr>
      <w:r>
        <w:rPr>
          <w:rFonts w:ascii="Arial" w:eastAsia="Arial" w:hAnsi="Arial" w:cs="Arial"/>
          <w:sz w:val="24"/>
          <w:szCs w:val="24"/>
        </w:rPr>
        <w:t>¿Cómo se lleva a cabo el proceso de venta de un bovino?</w:t>
      </w:r>
    </w:p>
    <w:p w14:paraId="00000165" w14:textId="77777777" w:rsidR="00500F2A" w:rsidRDefault="00EC7BAA">
      <w:pPr>
        <w:numPr>
          <w:ilvl w:val="0"/>
          <w:numId w:val="13"/>
        </w:numPr>
        <w:spacing w:line="360" w:lineRule="auto"/>
        <w:jc w:val="both"/>
        <w:rPr>
          <w:rFonts w:ascii="Arial" w:eastAsia="Arial" w:hAnsi="Arial" w:cs="Arial"/>
          <w:sz w:val="24"/>
          <w:szCs w:val="24"/>
        </w:rPr>
      </w:pPr>
      <w:r>
        <w:rPr>
          <w:rFonts w:ascii="Arial" w:eastAsia="Arial" w:hAnsi="Arial" w:cs="Arial"/>
          <w:sz w:val="24"/>
          <w:szCs w:val="24"/>
        </w:rPr>
        <w:t>¿Cómo se lleva actualmente el proceso de</w:t>
      </w:r>
      <w:r>
        <w:rPr>
          <w:rFonts w:ascii="Arial" w:eastAsia="Arial" w:hAnsi="Arial" w:cs="Arial"/>
          <w:sz w:val="24"/>
          <w:szCs w:val="24"/>
        </w:rPr>
        <w:t xml:space="preserve"> administración de la población bovina?</w:t>
      </w:r>
    </w:p>
    <w:p w14:paraId="00000166" w14:textId="77777777" w:rsidR="00500F2A" w:rsidRDefault="00EC7BAA">
      <w:pPr>
        <w:numPr>
          <w:ilvl w:val="0"/>
          <w:numId w:val="13"/>
        </w:numPr>
        <w:spacing w:line="360" w:lineRule="auto"/>
        <w:jc w:val="both"/>
        <w:rPr>
          <w:rFonts w:ascii="Arial" w:eastAsia="Arial" w:hAnsi="Arial" w:cs="Arial"/>
          <w:sz w:val="24"/>
          <w:szCs w:val="24"/>
        </w:rPr>
      </w:pPr>
      <w:r>
        <w:rPr>
          <w:rFonts w:ascii="Arial" w:eastAsia="Arial" w:hAnsi="Arial" w:cs="Arial"/>
          <w:sz w:val="24"/>
          <w:szCs w:val="24"/>
        </w:rPr>
        <w:t>¿Cuáles procesos considera automatizar</w:t>
      </w:r>
      <w:sdt>
        <w:sdtPr>
          <w:tag w:val="goog_rdk_35"/>
          <w:id w:val="461697950"/>
        </w:sdtPr>
        <w:sdtEndPr/>
        <w:sdtContent>
          <w:ins w:id="32" w:author="Eydy SUAREZ BRIEVA" w:date="2023-09-11T17:17:00Z">
            <w:r>
              <w:rPr>
                <w:rFonts w:ascii="Arial" w:eastAsia="Arial" w:hAnsi="Arial" w:cs="Arial"/>
                <w:sz w:val="24"/>
                <w:szCs w:val="24"/>
              </w:rPr>
              <w:t xml:space="preserve"> y sistematizar</w:t>
            </w:r>
          </w:ins>
        </w:sdtContent>
      </w:sdt>
      <w:r>
        <w:rPr>
          <w:rFonts w:ascii="Arial" w:eastAsia="Arial" w:hAnsi="Arial" w:cs="Arial"/>
          <w:sz w:val="24"/>
          <w:szCs w:val="24"/>
        </w:rPr>
        <w:t>?</w:t>
      </w:r>
    </w:p>
    <w:p w14:paraId="00000167" w14:textId="77777777" w:rsidR="00500F2A" w:rsidRDefault="00500F2A">
      <w:pPr>
        <w:spacing w:line="276" w:lineRule="auto"/>
        <w:jc w:val="both"/>
        <w:rPr>
          <w:rFonts w:ascii="Arial" w:eastAsia="Arial" w:hAnsi="Arial" w:cs="Arial"/>
          <w:sz w:val="22"/>
          <w:szCs w:val="22"/>
        </w:rPr>
      </w:pPr>
    </w:p>
    <w:p w14:paraId="00000168" w14:textId="77777777" w:rsidR="00500F2A" w:rsidRDefault="00500F2A">
      <w:pPr>
        <w:spacing w:line="276" w:lineRule="auto"/>
        <w:ind w:left="720"/>
        <w:jc w:val="both"/>
        <w:rPr>
          <w:rFonts w:ascii="Arial" w:eastAsia="Arial" w:hAnsi="Arial" w:cs="Arial"/>
          <w:sz w:val="22"/>
          <w:szCs w:val="22"/>
        </w:rPr>
      </w:pPr>
    </w:p>
    <w:p w14:paraId="00000169" w14:textId="77777777" w:rsidR="00500F2A" w:rsidRDefault="00500F2A">
      <w:pPr>
        <w:spacing w:line="276" w:lineRule="auto"/>
        <w:jc w:val="both"/>
        <w:rPr>
          <w:rFonts w:ascii="Arial" w:eastAsia="Arial" w:hAnsi="Arial" w:cs="Arial"/>
          <w:b/>
          <w:sz w:val="24"/>
          <w:szCs w:val="24"/>
        </w:rPr>
      </w:pPr>
    </w:p>
    <w:p w14:paraId="0000016A" w14:textId="77777777" w:rsidR="00500F2A" w:rsidRDefault="00500F2A">
      <w:pPr>
        <w:spacing w:line="276" w:lineRule="auto"/>
        <w:jc w:val="both"/>
        <w:rPr>
          <w:rFonts w:ascii="Arial" w:eastAsia="Arial" w:hAnsi="Arial" w:cs="Arial"/>
          <w:b/>
          <w:sz w:val="24"/>
          <w:szCs w:val="24"/>
        </w:rPr>
      </w:pPr>
    </w:p>
    <w:p w14:paraId="0000016B" w14:textId="77777777" w:rsidR="00500F2A" w:rsidRDefault="00EC7BAA">
      <w:pPr>
        <w:numPr>
          <w:ilvl w:val="1"/>
          <w:numId w:val="4"/>
        </w:numPr>
        <w:spacing w:line="276" w:lineRule="auto"/>
        <w:jc w:val="both"/>
        <w:rPr>
          <w:rFonts w:ascii="Arial" w:eastAsia="Arial" w:hAnsi="Arial" w:cs="Arial"/>
          <w:b/>
          <w:sz w:val="24"/>
          <w:szCs w:val="24"/>
        </w:rPr>
      </w:pPr>
      <w:r>
        <w:rPr>
          <w:rFonts w:ascii="Arial" w:eastAsia="Arial" w:hAnsi="Arial" w:cs="Arial"/>
          <w:b/>
          <w:sz w:val="24"/>
          <w:szCs w:val="24"/>
        </w:rPr>
        <w:t>Modelado de negocio</w:t>
      </w:r>
    </w:p>
    <w:p w14:paraId="0000016C" w14:textId="77777777" w:rsidR="00500F2A" w:rsidRDefault="00500F2A">
      <w:pPr>
        <w:spacing w:line="276" w:lineRule="auto"/>
        <w:jc w:val="both"/>
        <w:rPr>
          <w:rFonts w:ascii="Arial" w:eastAsia="Arial" w:hAnsi="Arial" w:cs="Arial"/>
          <w:b/>
          <w:sz w:val="24"/>
          <w:szCs w:val="24"/>
        </w:rPr>
      </w:pPr>
    </w:p>
    <w:p w14:paraId="0000016D" w14:textId="77777777" w:rsidR="00500F2A" w:rsidRDefault="00500F2A">
      <w:pPr>
        <w:spacing w:line="276" w:lineRule="auto"/>
        <w:jc w:val="both"/>
        <w:rPr>
          <w:rFonts w:ascii="Arial" w:eastAsia="Arial" w:hAnsi="Arial" w:cs="Arial"/>
          <w:b/>
          <w:sz w:val="24"/>
          <w:szCs w:val="24"/>
        </w:rPr>
      </w:pPr>
    </w:p>
    <w:p w14:paraId="0000016E" w14:textId="77777777" w:rsidR="00500F2A" w:rsidRDefault="00500F2A">
      <w:pPr>
        <w:spacing w:line="276" w:lineRule="auto"/>
        <w:jc w:val="both"/>
        <w:rPr>
          <w:rFonts w:ascii="Arial" w:eastAsia="Arial" w:hAnsi="Arial" w:cs="Arial"/>
          <w:b/>
          <w:sz w:val="24"/>
          <w:szCs w:val="24"/>
        </w:rPr>
      </w:pPr>
    </w:p>
    <w:p w14:paraId="0000016F" w14:textId="77777777" w:rsidR="00500F2A" w:rsidRDefault="00EC7BAA">
      <w:pPr>
        <w:numPr>
          <w:ilvl w:val="1"/>
          <w:numId w:val="4"/>
        </w:numPr>
        <w:spacing w:line="276" w:lineRule="auto"/>
        <w:jc w:val="both"/>
        <w:rPr>
          <w:rFonts w:ascii="Arial" w:eastAsia="Arial" w:hAnsi="Arial" w:cs="Arial"/>
          <w:b/>
          <w:sz w:val="24"/>
          <w:szCs w:val="24"/>
        </w:rPr>
      </w:pPr>
      <w:r>
        <w:rPr>
          <w:rFonts w:ascii="Arial" w:eastAsia="Arial" w:hAnsi="Arial" w:cs="Arial"/>
          <w:b/>
          <w:sz w:val="24"/>
          <w:szCs w:val="24"/>
        </w:rPr>
        <w:t>Matriz de requerimientos</w:t>
      </w:r>
    </w:p>
    <w:p w14:paraId="00000170" w14:textId="77777777" w:rsidR="00500F2A" w:rsidRDefault="00500F2A">
      <w:pPr>
        <w:spacing w:line="276" w:lineRule="auto"/>
        <w:jc w:val="both"/>
        <w:rPr>
          <w:rFonts w:ascii="Arial" w:eastAsia="Arial" w:hAnsi="Arial" w:cs="Arial"/>
          <w:b/>
          <w:sz w:val="24"/>
          <w:szCs w:val="24"/>
        </w:rPr>
      </w:pPr>
    </w:p>
    <w:tbl>
      <w:tblPr>
        <w:tblStyle w:val="ad"/>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80"/>
        <w:gridCol w:w="1110"/>
      </w:tblGrid>
      <w:tr w:rsidR="00500F2A" w14:paraId="2F0BB081" w14:textId="77777777">
        <w:tc>
          <w:tcPr>
            <w:tcW w:w="7680" w:type="dxa"/>
            <w:shd w:val="clear" w:color="auto" w:fill="auto"/>
            <w:tcMar>
              <w:top w:w="100" w:type="dxa"/>
              <w:left w:w="100" w:type="dxa"/>
              <w:bottom w:w="100" w:type="dxa"/>
              <w:right w:w="100" w:type="dxa"/>
            </w:tcMar>
          </w:tcPr>
          <w:p w14:paraId="00000171" w14:textId="77777777" w:rsidR="00500F2A" w:rsidRDefault="00EC7BAA">
            <w:pPr>
              <w:spacing w:line="240" w:lineRule="auto"/>
              <w:rPr>
                <w:rFonts w:ascii="Arial" w:eastAsia="Arial" w:hAnsi="Arial" w:cs="Arial"/>
                <w:b/>
              </w:rPr>
            </w:pPr>
            <w:r>
              <w:rPr>
                <w:rFonts w:ascii="Arial" w:eastAsia="Arial" w:hAnsi="Arial" w:cs="Arial"/>
                <w:b/>
              </w:rPr>
              <w:t>Requerimiento</w:t>
            </w:r>
          </w:p>
        </w:tc>
        <w:tc>
          <w:tcPr>
            <w:tcW w:w="1110" w:type="dxa"/>
            <w:shd w:val="clear" w:color="auto" w:fill="auto"/>
            <w:tcMar>
              <w:top w:w="100" w:type="dxa"/>
              <w:left w:w="100" w:type="dxa"/>
              <w:bottom w:w="100" w:type="dxa"/>
              <w:right w:w="100" w:type="dxa"/>
            </w:tcMar>
          </w:tcPr>
          <w:p w14:paraId="00000172" w14:textId="77777777" w:rsidR="00500F2A" w:rsidRDefault="00EC7BAA">
            <w:pPr>
              <w:spacing w:line="240" w:lineRule="auto"/>
              <w:rPr>
                <w:rFonts w:ascii="Arial" w:eastAsia="Arial" w:hAnsi="Arial" w:cs="Arial"/>
                <w:b/>
              </w:rPr>
            </w:pPr>
            <w:r>
              <w:rPr>
                <w:rFonts w:ascii="Arial" w:eastAsia="Arial" w:hAnsi="Arial" w:cs="Arial"/>
                <w:b/>
              </w:rPr>
              <w:t>Prioridad</w:t>
            </w:r>
          </w:p>
        </w:tc>
      </w:tr>
      <w:tr w:rsidR="00500F2A" w14:paraId="6E7F0D04" w14:textId="77777777">
        <w:tc>
          <w:tcPr>
            <w:tcW w:w="7680" w:type="dxa"/>
            <w:shd w:val="clear" w:color="auto" w:fill="auto"/>
            <w:tcMar>
              <w:top w:w="100" w:type="dxa"/>
              <w:left w:w="100" w:type="dxa"/>
              <w:bottom w:w="100" w:type="dxa"/>
              <w:right w:w="100" w:type="dxa"/>
            </w:tcMar>
          </w:tcPr>
          <w:p w14:paraId="00000173"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lastRenderedPageBreak/>
              <w:t>El sistema debe permitir al administrador el registro integral de socios, incluyendo información personal, financiera y documentos legales. Además, se debe poder parametrizar los contratos de los socios, incluyendo la gestión de imágenes o documentos que p</w:t>
            </w:r>
            <w:r>
              <w:rPr>
                <w:rFonts w:ascii="Arial" w:eastAsia="Arial" w:hAnsi="Arial" w:cs="Arial"/>
                <w:sz w:val="22"/>
                <w:szCs w:val="22"/>
              </w:rPr>
              <w:t>rueben la propiedad del hierro.</w:t>
            </w:r>
          </w:p>
        </w:tc>
        <w:tc>
          <w:tcPr>
            <w:tcW w:w="1110" w:type="dxa"/>
            <w:shd w:val="clear" w:color="auto" w:fill="auto"/>
            <w:tcMar>
              <w:top w:w="100" w:type="dxa"/>
              <w:left w:w="100" w:type="dxa"/>
              <w:bottom w:w="100" w:type="dxa"/>
              <w:right w:w="100" w:type="dxa"/>
            </w:tcMar>
          </w:tcPr>
          <w:p w14:paraId="00000174"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1</w:t>
            </w:r>
          </w:p>
        </w:tc>
      </w:tr>
      <w:tr w:rsidR="00500F2A" w14:paraId="1B234F96" w14:textId="77777777">
        <w:tc>
          <w:tcPr>
            <w:tcW w:w="7680" w:type="dxa"/>
            <w:shd w:val="clear" w:color="auto" w:fill="auto"/>
            <w:tcMar>
              <w:top w:w="100" w:type="dxa"/>
              <w:left w:w="100" w:type="dxa"/>
              <w:bottom w:w="100" w:type="dxa"/>
              <w:right w:w="100" w:type="dxa"/>
            </w:tcMar>
          </w:tcPr>
          <w:p w14:paraId="00000175"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Los socios deben poder ver información relacionada a sus bovinos y generar reportes personalizados de su propiedad.</w:t>
            </w:r>
          </w:p>
        </w:tc>
        <w:tc>
          <w:tcPr>
            <w:tcW w:w="1110" w:type="dxa"/>
            <w:shd w:val="clear" w:color="auto" w:fill="auto"/>
            <w:tcMar>
              <w:top w:w="100" w:type="dxa"/>
              <w:left w:w="100" w:type="dxa"/>
              <w:bottom w:w="100" w:type="dxa"/>
              <w:right w:w="100" w:type="dxa"/>
            </w:tcMar>
          </w:tcPr>
          <w:p w14:paraId="00000176"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2</w:t>
            </w:r>
          </w:p>
        </w:tc>
      </w:tr>
      <w:tr w:rsidR="00500F2A" w14:paraId="5E428422" w14:textId="77777777">
        <w:tc>
          <w:tcPr>
            <w:tcW w:w="7680" w:type="dxa"/>
            <w:shd w:val="clear" w:color="auto" w:fill="auto"/>
            <w:tcMar>
              <w:top w:w="100" w:type="dxa"/>
              <w:left w:w="100" w:type="dxa"/>
              <w:bottom w:w="100" w:type="dxa"/>
              <w:right w:w="100" w:type="dxa"/>
            </w:tcMar>
          </w:tcPr>
          <w:p w14:paraId="00000177"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 xml:space="preserve">El sistema debe permitir al administrador el registro integral de los bovinos, incluyendo detalles como edad, sexo, peso, etapa de vida, producción láctea, madre, padre, desarrollo y </w:t>
            </w:r>
            <w:sdt>
              <w:sdtPr>
                <w:tag w:val="goog_rdk_36"/>
                <w:id w:val="1767966042"/>
              </w:sdtPr>
              <w:sdtEndPr/>
              <w:sdtContent>
                <w:commentRangeStart w:id="33"/>
              </w:sdtContent>
            </w:sdt>
            <w:r>
              <w:rPr>
                <w:rFonts w:ascii="Arial" w:eastAsia="Arial" w:hAnsi="Arial" w:cs="Arial"/>
                <w:sz w:val="22"/>
                <w:szCs w:val="22"/>
              </w:rPr>
              <w:t>estado de salud</w:t>
            </w:r>
            <w:commentRangeEnd w:id="33"/>
            <w:r>
              <w:commentReference w:id="33"/>
            </w:r>
          </w:p>
        </w:tc>
        <w:tc>
          <w:tcPr>
            <w:tcW w:w="1110" w:type="dxa"/>
            <w:shd w:val="clear" w:color="auto" w:fill="auto"/>
            <w:tcMar>
              <w:top w:w="100" w:type="dxa"/>
              <w:left w:w="100" w:type="dxa"/>
              <w:bottom w:w="100" w:type="dxa"/>
              <w:right w:w="100" w:type="dxa"/>
            </w:tcMar>
          </w:tcPr>
          <w:p w14:paraId="00000178"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3</w:t>
            </w:r>
          </w:p>
        </w:tc>
      </w:tr>
      <w:tr w:rsidR="00500F2A" w14:paraId="052A3A78" w14:textId="77777777">
        <w:tc>
          <w:tcPr>
            <w:tcW w:w="7680" w:type="dxa"/>
            <w:shd w:val="clear" w:color="auto" w:fill="auto"/>
            <w:tcMar>
              <w:top w:w="100" w:type="dxa"/>
              <w:left w:w="100" w:type="dxa"/>
              <w:bottom w:w="100" w:type="dxa"/>
              <w:right w:w="100" w:type="dxa"/>
            </w:tcMar>
          </w:tcPr>
          <w:p w14:paraId="00000179"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 xml:space="preserve">El sistema debe notificar al administrador sobre </w:t>
            </w:r>
            <w:r>
              <w:rPr>
                <w:rFonts w:ascii="Arial" w:eastAsia="Arial" w:hAnsi="Arial" w:cs="Arial"/>
                <w:sz w:val="22"/>
                <w:szCs w:val="22"/>
              </w:rPr>
              <w:t>novedades en el estado del animal, incluyendo cambios en</w:t>
            </w:r>
            <w:sdt>
              <w:sdtPr>
                <w:tag w:val="goog_rdk_37"/>
                <w:id w:val="1906796869"/>
              </w:sdtPr>
              <w:sdtEndPr/>
              <w:sdtContent>
                <w:commentRangeStart w:id="34"/>
              </w:sdtContent>
            </w:sdt>
            <w:r>
              <w:rPr>
                <w:rFonts w:ascii="Arial" w:eastAsia="Arial" w:hAnsi="Arial" w:cs="Arial"/>
                <w:sz w:val="22"/>
                <w:szCs w:val="22"/>
              </w:rPr>
              <w:t xml:space="preserve"> la etapa de vida, f</w:t>
            </w:r>
            <w:commentRangeEnd w:id="34"/>
            <w:r>
              <w:commentReference w:id="34"/>
            </w:r>
            <w:r>
              <w:rPr>
                <w:rFonts w:ascii="Arial" w:eastAsia="Arial" w:hAnsi="Arial" w:cs="Arial"/>
                <w:sz w:val="22"/>
                <w:szCs w:val="22"/>
              </w:rPr>
              <w:t>echas de vacunación y eventos de venta.</w:t>
            </w:r>
          </w:p>
        </w:tc>
        <w:tc>
          <w:tcPr>
            <w:tcW w:w="1110" w:type="dxa"/>
            <w:shd w:val="clear" w:color="auto" w:fill="auto"/>
            <w:tcMar>
              <w:top w:w="100" w:type="dxa"/>
              <w:left w:w="100" w:type="dxa"/>
              <w:bottom w:w="100" w:type="dxa"/>
              <w:right w:w="100" w:type="dxa"/>
            </w:tcMar>
          </w:tcPr>
          <w:p w14:paraId="0000017A"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4</w:t>
            </w:r>
          </w:p>
        </w:tc>
      </w:tr>
      <w:tr w:rsidR="00500F2A" w14:paraId="4011C318" w14:textId="77777777">
        <w:tc>
          <w:tcPr>
            <w:tcW w:w="7680" w:type="dxa"/>
            <w:shd w:val="clear" w:color="auto" w:fill="auto"/>
            <w:tcMar>
              <w:top w:w="100" w:type="dxa"/>
              <w:left w:w="100" w:type="dxa"/>
              <w:bottom w:w="100" w:type="dxa"/>
              <w:right w:w="100" w:type="dxa"/>
            </w:tcMar>
          </w:tcPr>
          <w:p w14:paraId="0000017B"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debe permitir a los administradores registrar y gestionar insumos y productos como vacunas, alimentos y medicamentos, permitiendo un control efectivo del inventario.</w:t>
            </w:r>
          </w:p>
        </w:tc>
        <w:tc>
          <w:tcPr>
            <w:tcW w:w="1110" w:type="dxa"/>
            <w:shd w:val="clear" w:color="auto" w:fill="auto"/>
            <w:tcMar>
              <w:top w:w="100" w:type="dxa"/>
              <w:left w:w="100" w:type="dxa"/>
              <w:bottom w:w="100" w:type="dxa"/>
              <w:right w:w="100" w:type="dxa"/>
            </w:tcMar>
          </w:tcPr>
          <w:p w14:paraId="0000017C"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5</w:t>
            </w:r>
          </w:p>
        </w:tc>
      </w:tr>
      <w:tr w:rsidR="00500F2A" w14:paraId="04763DB9" w14:textId="77777777">
        <w:tc>
          <w:tcPr>
            <w:tcW w:w="7680" w:type="dxa"/>
            <w:shd w:val="clear" w:color="auto" w:fill="auto"/>
            <w:tcMar>
              <w:top w:w="100" w:type="dxa"/>
              <w:left w:w="100" w:type="dxa"/>
              <w:bottom w:w="100" w:type="dxa"/>
              <w:right w:w="100" w:type="dxa"/>
            </w:tcMar>
          </w:tcPr>
          <w:p w14:paraId="0000017D"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debe permitir la generación de reportes detallados sobre la gesti</w:t>
            </w:r>
            <w:r>
              <w:rPr>
                <w:rFonts w:ascii="Arial" w:eastAsia="Arial" w:hAnsi="Arial" w:cs="Arial"/>
                <w:sz w:val="22"/>
                <w:szCs w:val="22"/>
              </w:rPr>
              <w:t>ón ganadera, incluyendo ventas, inventarios, estado de salud de los bovinos, entre otros.</w:t>
            </w:r>
          </w:p>
        </w:tc>
        <w:tc>
          <w:tcPr>
            <w:tcW w:w="1110" w:type="dxa"/>
            <w:shd w:val="clear" w:color="auto" w:fill="auto"/>
            <w:tcMar>
              <w:top w:w="100" w:type="dxa"/>
              <w:left w:w="100" w:type="dxa"/>
              <w:bottom w:w="100" w:type="dxa"/>
              <w:right w:w="100" w:type="dxa"/>
            </w:tcMar>
          </w:tcPr>
          <w:p w14:paraId="0000017E"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6</w:t>
            </w:r>
          </w:p>
        </w:tc>
      </w:tr>
      <w:tr w:rsidR="00500F2A" w14:paraId="472A990E" w14:textId="77777777">
        <w:tc>
          <w:tcPr>
            <w:tcW w:w="7680" w:type="dxa"/>
            <w:shd w:val="clear" w:color="auto" w:fill="auto"/>
            <w:tcMar>
              <w:top w:w="100" w:type="dxa"/>
              <w:left w:w="100" w:type="dxa"/>
              <w:bottom w:w="100" w:type="dxa"/>
              <w:right w:w="100" w:type="dxa"/>
            </w:tcMar>
          </w:tcPr>
          <w:p w14:paraId="0000017F"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debe permitir al administrador el registro de socios y la parametrización de los contratos con los mismos.</w:t>
            </w:r>
          </w:p>
        </w:tc>
        <w:tc>
          <w:tcPr>
            <w:tcW w:w="1110" w:type="dxa"/>
            <w:shd w:val="clear" w:color="auto" w:fill="auto"/>
            <w:tcMar>
              <w:top w:w="100" w:type="dxa"/>
              <w:left w:w="100" w:type="dxa"/>
              <w:bottom w:w="100" w:type="dxa"/>
              <w:right w:w="100" w:type="dxa"/>
            </w:tcMar>
          </w:tcPr>
          <w:p w14:paraId="00000180"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7</w:t>
            </w:r>
          </w:p>
        </w:tc>
      </w:tr>
      <w:tr w:rsidR="00500F2A" w14:paraId="483E866D" w14:textId="77777777">
        <w:tc>
          <w:tcPr>
            <w:tcW w:w="7680" w:type="dxa"/>
            <w:shd w:val="clear" w:color="auto" w:fill="auto"/>
            <w:tcMar>
              <w:top w:w="100" w:type="dxa"/>
              <w:left w:w="100" w:type="dxa"/>
              <w:bottom w:w="100" w:type="dxa"/>
              <w:right w:w="100" w:type="dxa"/>
            </w:tcMar>
          </w:tcPr>
          <w:p w14:paraId="00000181"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debe permitir al Superadministrador la gestión de licencias y mantenimiento general del sistema.</w:t>
            </w:r>
          </w:p>
        </w:tc>
        <w:tc>
          <w:tcPr>
            <w:tcW w:w="1110" w:type="dxa"/>
            <w:shd w:val="clear" w:color="auto" w:fill="auto"/>
            <w:tcMar>
              <w:top w:w="100" w:type="dxa"/>
              <w:left w:w="100" w:type="dxa"/>
              <w:bottom w:w="100" w:type="dxa"/>
              <w:right w:w="100" w:type="dxa"/>
            </w:tcMar>
          </w:tcPr>
          <w:p w14:paraId="00000182"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8</w:t>
            </w:r>
          </w:p>
        </w:tc>
      </w:tr>
      <w:tr w:rsidR="00500F2A" w14:paraId="21B7E35C" w14:textId="77777777">
        <w:tc>
          <w:tcPr>
            <w:tcW w:w="7680" w:type="dxa"/>
            <w:shd w:val="clear" w:color="auto" w:fill="auto"/>
            <w:tcMar>
              <w:top w:w="100" w:type="dxa"/>
              <w:left w:w="100" w:type="dxa"/>
              <w:bottom w:w="100" w:type="dxa"/>
              <w:right w:w="100" w:type="dxa"/>
            </w:tcMar>
          </w:tcPr>
          <w:p w14:paraId="00000183"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debe permitir a los socios acceso exclusivo a la información de los bovinos de su propiedad, y la generación de reportes personalizado</w:t>
            </w:r>
            <w:r>
              <w:rPr>
                <w:rFonts w:ascii="Arial" w:eastAsia="Arial" w:hAnsi="Arial" w:cs="Arial"/>
                <w:sz w:val="22"/>
                <w:szCs w:val="22"/>
              </w:rPr>
              <w:t>s.</w:t>
            </w:r>
          </w:p>
        </w:tc>
        <w:tc>
          <w:tcPr>
            <w:tcW w:w="1110" w:type="dxa"/>
            <w:shd w:val="clear" w:color="auto" w:fill="auto"/>
            <w:tcMar>
              <w:top w:w="100" w:type="dxa"/>
              <w:left w:w="100" w:type="dxa"/>
              <w:bottom w:w="100" w:type="dxa"/>
              <w:right w:w="100" w:type="dxa"/>
            </w:tcMar>
          </w:tcPr>
          <w:p w14:paraId="00000184"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9</w:t>
            </w:r>
          </w:p>
        </w:tc>
      </w:tr>
      <w:tr w:rsidR="00500F2A" w14:paraId="2699F925" w14:textId="77777777">
        <w:tc>
          <w:tcPr>
            <w:tcW w:w="7680" w:type="dxa"/>
            <w:shd w:val="clear" w:color="auto" w:fill="auto"/>
            <w:tcMar>
              <w:top w:w="100" w:type="dxa"/>
              <w:left w:w="100" w:type="dxa"/>
              <w:bottom w:w="100" w:type="dxa"/>
              <w:right w:w="100" w:type="dxa"/>
            </w:tcMar>
          </w:tcPr>
          <w:p w14:paraId="00000185"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debe permitir al administrador el registro de eventos o novedades que afecten al estado de los bovinos en la finca.</w:t>
            </w:r>
          </w:p>
        </w:tc>
        <w:tc>
          <w:tcPr>
            <w:tcW w:w="1110" w:type="dxa"/>
            <w:shd w:val="clear" w:color="auto" w:fill="auto"/>
            <w:tcMar>
              <w:top w:w="100" w:type="dxa"/>
              <w:left w:w="100" w:type="dxa"/>
              <w:bottom w:w="100" w:type="dxa"/>
              <w:right w:w="100" w:type="dxa"/>
            </w:tcMar>
          </w:tcPr>
          <w:p w14:paraId="00000186"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10</w:t>
            </w:r>
          </w:p>
        </w:tc>
      </w:tr>
      <w:tr w:rsidR="00500F2A" w14:paraId="7BF7C72C" w14:textId="77777777">
        <w:tc>
          <w:tcPr>
            <w:tcW w:w="7680" w:type="dxa"/>
            <w:shd w:val="clear" w:color="auto" w:fill="auto"/>
            <w:tcMar>
              <w:top w:w="100" w:type="dxa"/>
              <w:left w:w="100" w:type="dxa"/>
              <w:bottom w:w="100" w:type="dxa"/>
              <w:right w:w="100" w:type="dxa"/>
            </w:tcMar>
          </w:tcPr>
          <w:p w14:paraId="00000187"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debe permitir a los socios la creación de Peticiones, Quejas, Reclamos y Sugerencias (PQRS) para comunicar c</w:t>
            </w:r>
            <w:r>
              <w:rPr>
                <w:rFonts w:ascii="Arial" w:eastAsia="Arial" w:hAnsi="Arial" w:cs="Arial"/>
                <w:sz w:val="22"/>
                <w:szCs w:val="22"/>
              </w:rPr>
              <w:t>ualquier inquietud o propuesta de mejora.</w:t>
            </w:r>
          </w:p>
        </w:tc>
        <w:tc>
          <w:tcPr>
            <w:tcW w:w="1110" w:type="dxa"/>
            <w:shd w:val="clear" w:color="auto" w:fill="auto"/>
            <w:tcMar>
              <w:top w:w="100" w:type="dxa"/>
              <w:left w:w="100" w:type="dxa"/>
              <w:bottom w:w="100" w:type="dxa"/>
              <w:right w:w="100" w:type="dxa"/>
            </w:tcMar>
          </w:tcPr>
          <w:p w14:paraId="00000188"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11</w:t>
            </w:r>
          </w:p>
        </w:tc>
      </w:tr>
    </w:tbl>
    <w:p w14:paraId="00000189" w14:textId="77777777" w:rsidR="00500F2A" w:rsidRDefault="00500F2A">
      <w:pPr>
        <w:spacing w:line="276" w:lineRule="auto"/>
        <w:jc w:val="both"/>
        <w:rPr>
          <w:rFonts w:ascii="Arial" w:eastAsia="Arial" w:hAnsi="Arial" w:cs="Arial"/>
          <w:b/>
          <w:sz w:val="24"/>
          <w:szCs w:val="24"/>
        </w:rPr>
      </w:pPr>
    </w:p>
    <w:p w14:paraId="0000018A" w14:textId="77777777" w:rsidR="00500F2A" w:rsidRDefault="00500F2A">
      <w:pPr>
        <w:spacing w:line="276" w:lineRule="auto"/>
        <w:jc w:val="both"/>
        <w:rPr>
          <w:rFonts w:ascii="Arial" w:eastAsia="Arial" w:hAnsi="Arial" w:cs="Arial"/>
          <w:b/>
          <w:sz w:val="24"/>
          <w:szCs w:val="24"/>
        </w:rPr>
      </w:pPr>
    </w:p>
    <w:p w14:paraId="0000018B" w14:textId="77777777" w:rsidR="00500F2A" w:rsidRDefault="00EC7BAA">
      <w:pPr>
        <w:numPr>
          <w:ilvl w:val="1"/>
          <w:numId w:val="4"/>
        </w:numPr>
        <w:spacing w:line="276" w:lineRule="auto"/>
        <w:jc w:val="both"/>
        <w:rPr>
          <w:rFonts w:ascii="Arial" w:eastAsia="Arial" w:hAnsi="Arial" w:cs="Arial"/>
          <w:b/>
          <w:sz w:val="24"/>
          <w:szCs w:val="24"/>
        </w:rPr>
      </w:pPr>
      <w:r>
        <w:rPr>
          <w:rFonts w:ascii="Arial" w:eastAsia="Arial" w:hAnsi="Arial" w:cs="Arial"/>
          <w:b/>
          <w:sz w:val="24"/>
          <w:szCs w:val="24"/>
        </w:rPr>
        <w:t>Diagramas de caso de uso</w:t>
      </w:r>
    </w:p>
    <w:p w14:paraId="0000018C" w14:textId="77777777" w:rsidR="00500F2A" w:rsidRDefault="00500F2A">
      <w:pPr>
        <w:spacing w:line="276" w:lineRule="auto"/>
        <w:jc w:val="both"/>
        <w:rPr>
          <w:rFonts w:ascii="Arial" w:eastAsia="Arial" w:hAnsi="Arial" w:cs="Arial"/>
          <w:b/>
          <w:sz w:val="24"/>
          <w:szCs w:val="24"/>
        </w:rPr>
      </w:pPr>
    </w:p>
    <w:p w14:paraId="0000018D" w14:textId="77777777" w:rsidR="00500F2A" w:rsidRDefault="00EC7BAA">
      <w:pPr>
        <w:numPr>
          <w:ilvl w:val="2"/>
          <w:numId w:val="4"/>
        </w:numPr>
        <w:spacing w:line="276" w:lineRule="auto"/>
        <w:jc w:val="both"/>
        <w:rPr>
          <w:rFonts w:ascii="Arial" w:eastAsia="Arial" w:hAnsi="Arial" w:cs="Arial"/>
          <w:b/>
          <w:sz w:val="24"/>
          <w:szCs w:val="24"/>
        </w:rPr>
      </w:pPr>
      <w:r>
        <w:rPr>
          <w:rFonts w:ascii="Arial" w:eastAsia="Arial" w:hAnsi="Arial" w:cs="Arial"/>
          <w:b/>
          <w:sz w:val="24"/>
          <w:szCs w:val="24"/>
        </w:rPr>
        <w:t>Diagrama Actor Administrador</w:t>
      </w:r>
    </w:p>
    <w:p w14:paraId="0000018E" w14:textId="77777777" w:rsidR="00500F2A" w:rsidRDefault="00500F2A">
      <w:pPr>
        <w:spacing w:line="276" w:lineRule="auto"/>
        <w:jc w:val="both"/>
        <w:rPr>
          <w:rFonts w:ascii="Arial" w:eastAsia="Arial" w:hAnsi="Arial" w:cs="Arial"/>
          <w:b/>
          <w:sz w:val="24"/>
          <w:szCs w:val="24"/>
        </w:rPr>
      </w:pPr>
    </w:p>
    <w:p w14:paraId="0000018F" w14:textId="77777777" w:rsidR="00500F2A" w:rsidRDefault="00EC7BAA">
      <w:pPr>
        <w:spacing w:line="276" w:lineRule="auto"/>
        <w:jc w:val="both"/>
        <w:rPr>
          <w:rFonts w:ascii="Arial" w:eastAsia="Arial" w:hAnsi="Arial" w:cs="Arial"/>
          <w:b/>
          <w:sz w:val="24"/>
          <w:szCs w:val="24"/>
        </w:rPr>
      </w:pPr>
      <w:r>
        <w:rPr>
          <w:rFonts w:ascii="Arial" w:eastAsia="Arial" w:hAnsi="Arial" w:cs="Arial"/>
          <w:b/>
          <w:noProof/>
          <w:sz w:val="24"/>
          <w:szCs w:val="24"/>
          <w:lang w:val="es-CO"/>
        </w:rPr>
        <w:lastRenderedPageBreak/>
        <w:drawing>
          <wp:inline distT="114300" distB="114300" distL="114300" distR="114300">
            <wp:extent cx="5612130" cy="5930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12130" cy="5930900"/>
                    </a:xfrm>
                    <a:prstGeom prst="rect">
                      <a:avLst/>
                    </a:prstGeom>
                    <a:ln/>
                  </pic:spPr>
                </pic:pic>
              </a:graphicData>
            </a:graphic>
          </wp:inline>
        </w:drawing>
      </w:r>
    </w:p>
    <w:p w14:paraId="00000190" w14:textId="77777777" w:rsidR="00500F2A" w:rsidRDefault="00500F2A">
      <w:pPr>
        <w:spacing w:line="276" w:lineRule="auto"/>
        <w:jc w:val="both"/>
        <w:rPr>
          <w:rFonts w:ascii="Arial" w:eastAsia="Arial" w:hAnsi="Arial" w:cs="Arial"/>
          <w:b/>
          <w:sz w:val="24"/>
          <w:szCs w:val="24"/>
        </w:rPr>
      </w:pPr>
    </w:p>
    <w:p w14:paraId="00000191" w14:textId="77777777" w:rsidR="00500F2A" w:rsidRDefault="00500F2A">
      <w:pPr>
        <w:spacing w:line="276" w:lineRule="auto"/>
        <w:jc w:val="both"/>
        <w:rPr>
          <w:rFonts w:ascii="Arial" w:eastAsia="Arial" w:hAnsi="Arial" w:cs="Arial"/>
          <w:b/>
          <w:sz w:val="24"/>
          <w:szCs w:val="24"/>
        </w:rPr>
      </w:pPr>
    </w:p>
    <w:p w14:paraId="00000192" w14:textId="77777777" w:rsidR="00500F2A" w:rsidRDefault="00500F2A">
      <w:pPr>
        <w:spacing w:line="276" w:lineRule="auto"/>
        <w:jc w:val="both"/>
        <w:rPr>
          <w:rFonts w:ascii="Arial" w:eastAsia="Arial" w:hAnsi="Arial" w:cs="Arial"/>
          <w:b/>
          <w:sz w:val="24"/>
          <w:szCs w:val="24"/>
        </w:rPr>
      </w:pPr>
    </w:p>
    <w:p w14:paraId="00000193" w14:textId="77777777" w:rsidR="00500F2A" w:rsidRDefault="00500F2A">
      <w:pPr>
        <w:spacing w:line="276" w:lineRule="auto"/>
        <w:jc w:val="both"/>
        <w:rPr>
          <w:rFonts w:ascii="Arial" w:eastAsia="Arial" w:hAnsi="Arial" w:cs="Arial"/>
          <w:b/>
          <w:sz w:val="24"/>
          <w:szCs w:val="24"/>
        </w:rPr>
      </w:pPr>
    </w:p>
    <w:p w14:paraId="00000194" w14:textId="77777777" w:rsidR="00500F2A" w:rsidRDefault="00500F2A">
      <w:pPr>
        <w:spacing w:line="276" w:lineRule="auto"/>
        <w:jc w:val="both"/>
        <w:rPr>
          <w:rFonts w:ascii="Arial" w:eastAsia="Arial" w:hAnsi="Arial" w:cs="Arial"/>
          <w:b/>
          <w:sz w:val="24"/>
          <w:szCs w:val="24"/>
        </w:rPr>
      </w:pPr>
    </w:p>
    <w:p w14:paraId="00000195" w14:textId="77777777" w:rsidR="00500F2A" w:rsidRDefault="00500F2A">
      <w:pPr>
        <w:spacing w:line="276" w:lineRule="auto"/>
        <w:jc w:val="both"/>
        <w:rPr>
          <w:rFonts w:ascii="Arial" w:eastAsia="Arial" w:hAnsi="Arial" w:cs="Arial"/>
          <w:b/>
          <w:sz w:val="24"/>
          <w:szCs w:val="24"/>
        </w:rPr>
      </w:pPr>
    </w:p>
    <w:p w14:paraId="00000196" w14:textId="77777777" w:rsidR="00500F2A" w:rsidRDefault="00EC7BAA">
      <w:pPr>
        <w:numPr>
          <w:ilvl w:val="2"/>
          <w:numId w:val="4"/>
        </w:numPr>
        <w:spacing w:line="276" w:lineRule="auto"/>
        <w:jc w:val="both"/>
        <w:rPr>
          <w:rFonts w:ascii="Arial" w:eastAsia="Arial" w:hAnsi="Arial" w:cs="Arial"/>
          <w:b/>
          <w:sz w:val="24"/>
          <w:szCs w:val="24"/>
        </w:rPr>
      </w:pPr>
      <w:r>
        <w:rPr>
          <w:rFonts w:ascii="Arial" w:eastAsia="Arial" w:hAnsi="Arial" w:cs="Arial"/>
          <w:b/>
          <w:sz w:val="24"/>
          <w:szCs w:val="24"/>
        </w:rPr>
        <w:t>Diagrama Actor Socio</w:t>
      </w:r>
    </w:p>
    <w:p w14:paraId="00000197" w14:textId="77777777" w:rsidR="00500F2A" w:rsidRDefault="00500F2A">
      <w:pPr>
        <w:spacing w:line="276" w:lineRule="auto"/>
        <w:jc w:val="both"/>
        <w:rPr>
          <w:rFonts w:ascii="Arial" w:eastAsia="Arial" w:hAnsi="Arial" w:cs="Arial"/>
          <w:b/>
          <w:sz w:val="24"/>
          <w:szCs w:val="24"/>
        </w:rPr>
      </w:pPr>
    </w:p>
    <w:p w14:paraId="00000198" w14:textId="77777777" w:rsidR="00500F2A" w:rsidRDefault="00500F2A">
      <w:pPr>
        <w:spacing w:line="276" w:lineRule="auto"/>
        <w:jc w:val="both"/>
        <w:rPr>
          <w:rFonts w:ascii="Arial" w:eastAsia="Arial" w:hAnsi="Arial" w:cs="Arial"/>
          <w:b/>
          <w:sz w:val="24"/>
          <w:szCs w:val="24"/>
        </w:rPr>
      </w:pPr>
    </w:p>
    <w:p w14:paraId="00000199" w14:textId="77777777" w:rsidR="00500F2A" w:rsidRDefault="00EC7BAA">
      <w:pPr>
        <w:spacing w:line="276" w:lineRule="auto"/>
        <w:jc w:val="both"/>
        <w:rPr>
          <w:rFonts w:ascii="Arial" w:eastAsia="Arial" w:hAnsi="Arial" w:cs="Arial"/>
          <w:b/>
          <w:sz w:val="24"/>
          <w:szCs w:val="24"/>
        </w:rPr>
      </w:pPr>
      <w:sdt>
        <w:sdtPr>
          <w:tag w:val="goog_rdk_38"/>
          <w:id w:val="-683661739"/>
        </w:sdtPr>
        <w:sdtEndPr/>
        <w:sdtContent>
          <w:commentRangeStart w:id="35"/>
        </w:sdtContent>
      </w:sdt>
      <w:r>
        <w:rPr>
          <w:rFonts w:ascii="Arial" w:eastAsia="Arial" w:hAnsi="Arial" w:cs="Arial"/>
          <w:b/>
          <w:noProof/>
          <w:sz w:val="24"/>
          <w:szCs w:val="24"/>
          <w:lang w:val="es-CO"/>
        </w:rPr>
        <w:drawing>
          <wp:inline distT="114300" distB="114300" distL="114300" distR="114300">
            <wp:extent cx="5612130" cy="300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612130" cy="3009900"/>
                    </a:xfrm>
                    <a:prstGeom prst="rect">
                      <a:avLst/>
                    </a:prstGeom>
                    <a:ln/>
                  </pic:spPr>
                </pic:pic>
              </a:graphicData>
            </a:graphic>
          </wp:inline>
        </w:drawing>
      </w:r>
      <w:commentRangeEnd w:id="35"/>
      <w:r>
        <w:commentReference w:id="35"/>
      </w:r>
    </w:p>
    <w:p w14:paraId="0000019A" w14:textId="77777777" w:rsidR="00500F2A" w:rsidRDefault="00500F2A">
      <w:pPr>
        <w:spacing w:line="276" w:lineRule="auto"/>
        <w:jc w:val="both"/>
        <w:rPr>
          <w:rFonts w:ascii="Arial" w:eastAsia="Arial" w:hAnsi="Arial" w:cs="Arial"/>
          <w:b/>
          <w:sz w:val="24"/>
          <w:szCs w:val="24"/>
        </w:rPr>
      </w:pPr>
    </w:p>
    <w:p w14:paraId="0000019B" w14:textId="77777777" w:rsidR="00500F2A" w:rsidRDefault="00500F2A">
      <w:pPr>
        <w:spacing w:line="276" w:lineRule="auto"/>
        <w:jc w:val="both"/>
        <w:rPr>
          <w:rFonts w:ascii="Arial" w:eastAsia="Arial" w:hAnsi="Arial" w:cs="Arial"/>
          <w:b/>
          <w:sz w:val="24"/>
          <w:szCs w:val="24"/>
        </w:rPr>
      </w:pPr>
    </w:p>
    <w:p w14:paraId="0000019C" w14:textId="77777777" w:rsidR="00500F2A" w:rsidRDefault="00EC7BAA">
      <w:pPr>
        <w:numPr>
          <w:ilvl w:val="2"/>
          <w:numId w:val="4"/>
        </w:numPr>
        <w:spacing w:line="276" w:lineRule="auto"/>
        <w:jc w:val="both"/>
        <w:rPr>
          <w:rFonts w:ascii="Arial" w:eastAsia="Arial" w:hAnsi="Arial" w:cs="Arial"/>
          <w:b/>
          <w:sz w:val="24"/>
          <w:szCs w:val="24"/>
        </w:rPr>
      </w:pPr>
      <w:r>
        <w:rPr>
          <w:rFonts w:ascii="Arial" w:eastAsia="Arial" w:hAnsi="Arial" w:cs="Arial"/>
          <w:b/>
          <w:sz w:val="24"/>
          <w:szCs w:val="24"/>
        </w:rPr>
        <w:t>Diagrama Actor Super Administrador</w:t>
      </w:r>
    </w:p>
    <w:p w14:paraId="0000019D" w14:textId="77777777" w:rsidR="00500F2A" w:rsidRDefault="00500F2A">
      <w:pPr>
        <w:spacing w:line="276" w:lineRule="auto"/>
        <w:jc w:val="both"/>
        <w:rPr>
          <w:rFonts w:ascii="Arial" w:eastAsia="Arial" w:hAnsi="Arial" w:cs="Arial"/>
          <w:b/>
          <w:sz w:val="24"/>
          <w:szCs w:val="24"/>
        </w:rPr>
      </w:pPr>
    </w:p>
    <w:p w14:paraId="0000019E" w14:textId="77777777" w:rsidR="00500F2A" w:rsidRDefault="00EC7BAA">
      <w:pPr>
        <w:spacing w:line="276" w:lineRule="auto"/>
        <w:jc w:val="both"/>
        <w:rPr>
          <w:rFonts w:ascii="Arial" w:eastAsia="Arial" w:hAnsi="Arial" w:cs="Arial"/>
          <w:b/>
          <w:sz w:val="24"/>
          <w:szCs w:val="24"/>
        </w:rPr>
      </w:pPr>
      <w:sdt>
        <w:sdtPr>
          <w:tag w:val="goog_rdk_39"/>
          <w:id w:val="522599815"/>
        </w:sdtPr>
        <w:sdtEndPr/>
        <w:sdtContent>
          <w:commentRangeStart w:id="36"/>
        </w:sdtContent>
      </w:sdt>
      <w:r>
        <w:rPr>
          <w:rFonts w:ascii="Arial" w:eastAsia="Arial" w:hAnsi="Arial" w:cs="Arial"/>
          <w:b/>
          <w:noProof/>
          <w:sz w:val="24"/>
          <w:szCs w:val="24"/>
          <w:lang w:val="es-CO"/>
        </w:rPr>
        <w:drawing>
          <wp:inline distT="114300" distB="114300" distL="114300" distR="114300">
            <wp:extent cx="5612130" cy="350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612130" cy="3505200"/>
                    </a:xfrm>
                    <a:prstGeom prst="rect">
                      <a:avLst/>
                    </a:prstGeom>
                    <a:ln/>
                  </pic:spPr>
                </pic:pic>
              </a:graphicData>
            </a:graphic>
          </wp:inline>
        </w:drawing>
      </w:r>
      <w:commentRangeEnd w:id="36"/>
      <w:r>
        <w:commentReference w:id="36"/>
      </w:r>
    </w:p>
    <w:p w14:paraId="0000019F" w14:textId="77777777" w:rsidR="00500F2A" w:rsidRDefault="00500F2A">
      <w:pPr>
        <w:spacing w:line="276" w:lineRule="auto"/>
        <w:jc w:val="both"/>
        <w:rPr>
          <w:rFonts w:ascii="Arial" w:eastAsia="Arial" w:hAnsi="Arial" w:cs="Arial"/>
          <w:b/>
          <w:sz w:val="24"/>
          <w:szCs w:val="24"/>
        </w:rPr>
      </w:pPr>
    </w:p>
    <w:p w14:paraId="000001A0" w14:textId="77777777" w:rsidR="00500F2A" w:rsidRDefault="00EC7BAA">
      <w:pPr>
        <w:numPr>
          <w:ilvl w:val="1"/>
          <w:numId w:val="4"/>
        </w:numPr>
        <w:spacing w:line="276" w:lineRule="auto"/>
        <w:jc w:val="both"/>
        <w:rPr>
          <w:rFonts w:ascii="Arial" w:eastAsia="Arial" w:hAnsi="Arial" w:cs="Arial"/>
          <w:b/>
          <w:sz w:val="24"/>
          <w:szCs w:val="24"/>
        </w:rPr>
      </w:pPr>
      <w:r>
        <w:rPr>
          <w:rFonts w:ascii="Arial" w:eastAsia="Arial" w:hAnsi="Arial" w:cs="Arial"/>
          <w:b/>
          <w:sz w:val="24"/>
          <w:szCs w:val="24"/>
        </w:rPr>
        <w:t>Descripción de los casos de uso</w:t>
      </w:r>
    </w:p>
    <w:p w14:paraId="000001A1" w14:textId="77777777" w:rsidR="00500F2A" w:rsidRDefault="00500F2A">
      <w:pPr>
        <w:spacing w:line="276" w:lineRule="auto"/>
        <w:jc w:val="both"/>
        <w:rPr>
          <w:rFonts w:ascii="Arial" w:eastAsia="Arial" w:hAnsi="Arial" w:cs="Arial"/>
          <w:b/>
          <w:sz w:val="24"/>
          <w:szCs w:val="24"/>
        </w:rPr>
      </w:pPr>
    </w:p>
    <w:p w14:paraId="000001A2" w14:textId="77777777" w:rsidR="00500F2A" w:rsidRDefault="00EC7BAA">
      <w:pPr>
        <w:spacing w:line="276" w:lineRule="auto"/>
        <w:jc w:val="both"/>
        <w:rPr>
          <w:rFonts w:ascii="Arial" w:eastAsia="Arial" w:hAnsi="Arial" w:cs="Arial"/>
          <w:b/>
          <w:sz w:val="24"/>
          <w:szCs w:val="24"/>
        </w:rPr>
      </w:pPr>
      <w:r>
        <w:rPr>
          <w:rFonts w:ascii="Arial" w:eastAsia="Arial" w:hAnsi="Arial" w:cs="Arial"/>
          <w:b/>
          <w:sz w:val="24"/>
          <w:szCs w:val="24"/>
        </w:rPr>
        <w:tab/>
      </w:r>
    </w:p>
    <w:tbl>
      <w:tblPr>
        <w:tblStyle w:val="ae"/>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6870"/>
      </w:tblGrid>
      <w:tr w:rsidR="00500F2A" w14:paraId="380B2832" w14:textId="77777777">
        <w:trPr>
          <w:trHeight w:val="440"/>
        </w:trPr>
        <w:tc>
          <w:tcPr>
            <w:tcW w:w="8790" w:type="dxa"/>
            <w:gridSpan w:val="2"/>
            <w:shd w:val="clear" w:color="auto" w:fill="4A86E8"/>
            <w:tcMar>
              <w:top w:w="100" w:type="dxa"/>
              <w:left w:w="100" w:type="dxa"/>
              <w:bottom w:w="100" w:type="dxa"/>
              <w:right w:w="100" w:type="dxa"/>
            </w:tcMar>
          </w:tcPr>
          <w:p w14:paraId="000001A3" w14:textId="77777777" w:rsidR="00500F2A" w:rsidRDefault="00EC7BAA">
            <w:pPr>
              <w:spacing w:line="240" w:lineRule="auto"/>
              <w:jc w:val="center"/>
              <w:rPr>
                <w:rFonts w:ascii="Arial" w:eastAsia="Arial" w:hAnsi="Arial" w:cs="Arial"/>
                <w:b/>
                <w:color w:val="FFFFFF"/>
              </w:rPr>
            </w:pPr>
            <w:r>
              <w:rPr>
                <w:rFonts w:ascii="Arial" w:eastAsia="Arial" w:hAnsi="Arial" w:cs="Arial"/>
                <w:b/>
                <w:color w:val="FFFFFF"/>
              </w:rPr>
              <w:lastRenderedPageBreak/>
              <w:t>Documentación de caso de uso</w:t>
            </w:r>
          </w:p>
        </w:tc>
      </w:tr>
      <w:tr w:rsidR="00500F2A" w14:paraId="1F11E853" w14:textId="77777777">
        <w:tc>
          <w:tcPr>
            <w:tcW w:w="1920" w:type="dxa"/>
            <w:shd w:val="clear" w:color="auto" w:fill="4A86E8"/>
            <w:tcMar>
              <w:top w:w="100" w:type="dxa"/>
              <w:left w:w="100" w:type="dxa"/>
              <w:bottom w:w="100" w:type="dxa"/>
              <w:right w:w="100" w:type="dxa"/>
            </w:tcMar>
          </w:tcPr>
          <w:p w14:paraId="000001A5"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Caso de uso</w:t>
            </w:r>
          </w:p>
        </w:tc>
        <w:tc>
          <w:tcPr>
            <w:tcW w:w="6870" w:type="dxa"/>
            <w:shd w:val="clear" w:color="auto" w:fill="B0CDFF"/>
            <w:tcMar>
              <w:top w:w="100" w:type="dxa"/>
              <w:left w:w="100" w:type="dxa"/>
              <w:bottom w:w="100" w:type="dxa"/>
              <w:right w:w="100" w:type="dxa"/>
            </w:tcMar>
          </w:tcPr>
          <w:p w14:paraId="000001A6"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Crear Bovino</w:t>
            </w:r>
          </w:p>
        </w:tc>
      </w:tr>
      <w:tr w:rsidR="00500F2A" w14:paraId="0D0A69AF" w14:textId="77777777">
        <w:tc>
          <w:tcPr>
            <w:tcW w:w="1920" w:type="dxa"/>
            <w:shd w:val="clear" w:color="auto" w:fill="4A86E8"/>
            <w:tcMar>
              <w:top w:w="100" w:type="dxa"/>
              <w:left w:w="100" w:type="dxa"/>
              <w:bottom w:w="100" w:type="dxa"/>
              <w:right w:w="100" w:type="dxa"/>
            </w:tcMar>
          </w:tcPr>
          <w:p w14:paraId="000001A7"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Actores</w:t>
            </w:r>
          </w:p>
        </w:tc>
        <w:tc>
          <w:tcPr>
            <w:tcW w:w="6870" w:type="dxa"/>
            <w:shd w:val="clear" w:color="auto" w:fill="DBE8FF"/>
            <w:tcMar>
              <w:top w:w="100" w:type="dxa"/>
              <w:left w:w="100" w:type="dxa"/>
              <w:bottom w:w="100" w:type="dxa"/>
              <w:right w:w="100" w:type="dxa"/>
            </w:tcMar>
          </w:tcPr>
          <w:p w14:paraId="000001A8"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Administrador</w:t>
            </w:r>
          </w:p>
        </w:tc>
      </w:tr>
      <w:tr w:rsidR="00500F2A" w14:paraId="63851485" w14:textId="77777777">
        <w:tc>
          <w:tcPr>
            <w:tcW w:w="1920" w:type="dxa"/>
            <w:shd w:val="clear" w:color="auto" w:fill="4A86E8"/>
            <w:tcMar>
              <w:top w:w="100" w:type="dxa"/>
              <w:left w:w="100" w:type="dxa"/>
              <w:bottom w:w="100" w:type="dxa"/>
              <w:right w:w="100" w:type="dxa"/>
            </w:tcMar>
          </w:tcPr>
          <w:p w14:paraId="000001A9"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Tipo Propósito</w:t>
            </w:r>
          </w:p>
        </w:tc>
        <w:tc>
          <w:tcPr>
            <w:tcW w:w="6870" w:type="dxa"/>
            <w:shd w:val="clear" w:color="auto" w:fill="B0CDFF"/>
            <w:tcMar>
              <w:top w:w="100" w:type="dxa"/>
              <w:left w:w="100" w:type="dxa"/>
              <w:bottom w:w="100" w:type="dxa"/>
              <w:right w:w="100" w:type="dxa"/>
            </w:tcMar>
          </w:tcPr>
          <w:p w14:paraId="000001AA"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Incluido</w:t>
            </w:r>
          </w:p>
        </w:tc>
      </w:tr>
      <w:tr w:rsidR="00500F2A" w14:paraId="03712A21" w14:textId="77777777">
        <w:tc>
          <w:tcPr>
            <w:tcW w:w="1920" w:type="dxa"/>
            <w:shd w:val="clear" w:color="auto" w:fill="4A86E8"/>
            <w:tcMar>
              <w:top w:w="100" w:type="dxa"/>
              <w:left w:w="100" w:type="dxa"/>
              <w:bottom w:w="100" w:type="dxa"/>
              <w:right w:w="100" w:type="dxa"/>
            </w:tcMar>
          </w:tcPr>
          <w:p w14:paraId="000001AB"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Descripción</w:t>
            </w:r>
          </w:p>
        </w:tc>
        <w:tc>
          <w:tcPr>
            <w:tcW w:w="6870" w:type="dxa"/>
            <w:shd w:val="clear" w:color="auto" w:fill="DDE9FC"/>
            <w:tcMar>
              <w:top w:w="100" w:type="dxa"/>
              <w:left w:w="100" w:type="dxa"/>
              <w:bottom w:w="100" w:type="dxa"/>
              <w:right w:w="100" w:type="dxa"/>
            </w:tcMar>
          </w:tcPr>
          <w:p w14:paraId="000001AC"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Este caso de uso permite al administrador de la finca ganadera crear un registro completo de un bovino. La creación de un bovino incluye la especificación de detalles como edad, sexo, peso, etapa de vida, producción láctea, madre, padre, desarrollo y estad</w:t>
            </w:r>
            <w:r>
              <w:rPr>
                <w:rFonts w:ascii="Arial" w:eastAsia="Arial" w:hAnsi="Arial" w:cs="Arial"/>
                <w:sz w:val="18"/>
                <w:szCs w:val="18"/>
              </w:rPr>
              <w:t>o de salud. Además, durante este proceso, el administrador asigna el bovino al socio correspondiente.</w:t>
            </w:r>
          </w:p>
        </w:tc>
      </w:tr>
      <w:tr w:rsidR="00500F2A" w14:paraId="2769F879" w14:textId="77777777">
        <w:tc>
          <w:tcPr>
            <w:tcW w:w="1920" w:type="dxa"/>
            <w:shd w:val="clear" w:color="auto" w:fill="4A86E8"/>
            <w:tcMar>
              <w:top w:w="100" w:type="dxa"/>
              <w:left w:w="100" w:type="dxa"/>
              <w:bottom w:w="100" w:type="dxa"/>
              <w:right w:w="100" w:type="dxa"/>
            </w:tcMar>
          </w:tcPr>
          <w:p w14:paraId="000001AD"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Precondición</w:t>
            </w:r>
          </w:p>
        </w:tc>
        <w:tc>
          <w:tcPr>
            <w:tcW w:w="6870" w:type="dxa"/>
            <w:shd w:val="clear" w:color="auto" w:fill="B0CDFF"/>
            <w:tcMar>
              <w:top w:w="100" w:type="dxa"/>
              <w:left w:w="100" w:type="dxa"/>
              <w:bottom w:w="100" w:type="dxa"/>
              <w:right w:w="100" w:type="dxa"/>
            </w:tcMar>
          </w:tcPr>
          <w:p w14:paraId="000001AE"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El administrador ha iniciado sesión en el sistema.</w:t>
            </w:r>
          </w:p>
        </w:tc>
      </w:tr>
      <w:tr w:rsidR="00500F2A" w14:paraId="276E148C" w14:textId="77777777">
        <w:tc>
          <w:tcPr>
            <w:tcW w:w="1920" w:type="dxa"/>
            <w:shd w:val="clear" w:color="auto" w:fill="4A86E8"/>
            <w:tcMar>
              <w:top w:w="100" w:type="dxa"/>
              <w:left w:w="100" w:type="dxa"/>
              <w:bottom w:w="100" w:type="dxa"/>
              <w:right w:w="100" w:type="dxa"/>
            </w:tcMar>
          </w:tcPr>
          <w:p w14:paraId="000001AF"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Poscondiciones</w:t>
            </w:r>
          </w:p>
        </w:tc>
        <w:tc>
          <w:tcPr>
            <w:tcW w:w="6870" w:type="dxa"/>
            <w:shd w:val="clear" w:color="auto" w:fill="DDE9FC"/>
            <w:tcMar>
              <w:top w:w="100" w:type="dxa"/>
              <w:left w:w="100" w:type="dxa"/>
              <w:bottom w:w="100" w:type="dxa"/>
              <w:right w:w="100" w:type="dxa"/>
            </w:tcMar>
          </w:tcPr>
          <w:p w14:paraId="000001B0" w14:textId="77777777" w:rsidR="00500F2A" w:rsidRDefault="00EC7BAA">
            <w:pPr>
              <w:numPr>
                <w:ilvl w:val="0"/>
                <w:numId w:val="15"/>
              </w:numPr>
              <w:spacing w:line="240" w:lineRule="auto"/>
              <w:rPr>
                <w:rFonts w:ascii="Arial" w:eastAsia="Arial" w:hAnsi="Arial" w:cs="Arial"/>
                <w:sz w:val="18"/>
                <w:szCs w:val="18"/>
              </w:rPr>
            </w:pPr>
            <w:r>
              <w:rPr>
                <w:rFonts w:ascii="Arial" w:eastAsia="Arial" w:hAnsi="Arial" w:cs="Arial"/>
                <w:sz w:val="18"/>
                <w:szCs w:val="18"/>
              </w:rPr>
              <w:t>El bovino se registra exitosamente en el sistema y se asocia al socio correspondiente.</w:t>
            </w:r>
          </w:p>
          <w:p w14:paraId="000001B1" w14:textId="77777777" w:rsidR="00500F2A" w:rsidRDefault="00EC7BAA">
            <w:pPr>
              <w:numPr>
                <w:ilvl w:val="0"/>
                <w:numId w:val="15"/>
              </w:numPr>
              <w:spacing w:line="240" w:lineRule="auto"/>
              <w:rPr>
                <w:rFonts w:ascii="Arial" w:eastAsia="Arial" w:hAnsi="Arial" w:cs="Arial"/>
                <w:sz w:val="18"/>
                <w:szCs w:val="18"/>
              </w:rPr>
            </w:pPr>
            <w:r>
              <w:rPr>
                <w:rFonts w:ascii="Arial" w:eastAsia="Arial" w:hAnsi="Arial" w:cs="Arial"/>
                <w:sz w:val="18"/>
                <w:szCs w:val="18"/>
              </w:rPr>
              <w:t>El sistema mantiene un registro actualizado de la población de bovinos en la finca.</w:t>
            </w:r>
          </w:p>
          <w:p w14:paraId="000001B2" w14:textId="77777777" w:rsidR="00500F2A" w:rsidRDefault="00EC7BAA">
            <w:pPr>
              <w:numPr>
                <w:ilvl w:val="0"/>
                <w:numId w:val="15"/>
              </w:numPr>
              <w:spacing w:line="240" w:lineRule="auto"/>
              <w:rPr>
                <w:rFonts w:ascii="Arial" w:eastAsia="Arial" w:hAnsi="Arial" w:cs="Arial"/>
                <w:sz w:val="18"/>
                <w:szCs w:val="18"/>
              </w:rPr>
            </w:pPr>
            <w:r>
              <w:rPr>
                <w:rFonts w:ascii="Arial" w:eastAsia="Arial" w:hAnsi="Arial" w:cs="Arial"/>
                <w:sz w:val="18"/>
                <w:szCs w:val="18"/>
              </w:rPr>
              <w:t>El sistema notifica al socio que se registró un bovino.</w:t>
            </w:r>
          </w:p>
        </w:tc>
      </w:tr>
      <w:tr w:rsidR="00500F2A" w14:paraId="4517097D" w14:textId="77777777">
        <w:tc>
          <w:tcPr>
            <w:tcW w:w="1920" w:type="dxa"/>
            <w:shd w:val="clear" w:color="auto" w:fill="4A86E8"/>
            <w:tcMar>
              <w:top w:w="100" w:type="dxa"/>
              <w:left w:w="100" w:type="dxa"/>
              <w:bottom w:w="100" w:type="dxa"/>
              <w:right w:w="100" w:type="dxa"/>
            </w:tcMar>
          </w:tcPr>
          <w:p w14:paraId="000001B3"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Flujo normal</w:t>
            </w:r>
          </w:p>
        </w:tc>
        <w:tc>
          <w:tcPr>
            <w:tcW w:w="6870" w:type="dxa"/>
            <w:shd w:val="clear" w:color="auto" w:fill="B0CDFF"/>
            <w:tcMar>
              <w:top w:w="100" w:type="dxa"/>
              <w:left w:w="100" w:type="dxa"/>
              <w:bottom w:w="100" w:type="dxa"/>
              <w:right w:w="100" w:type="dxa"/>
            </w:tcMar>
          </w:tcPr>
          <w:p w14:paraId="000001B4" w14:textId="77777777" w:rsidR="00500F2A" w:rsidRDefault="00EC7BAA">
            <w:pPr>
              <w:numPr>
                <w:ilvl w:val="0"/>
                <w:numId w:val="23"/>
              </w:numPr>
              <w:spacing w:line="240" w:lineRule="auto"/>
              <w:rPr>
                <w:rFonts w:ascii="Arial" w:eastAsia="Arial" w:hAnsi="Arial" w:cs="Arial"/>
                <w:sz w:val="18"/>
                <w:szCs w:val="18"/>
              </w:rPr>
            </w:pPr>
            <w:r>
              <w:rPr>
                <w:rFonts w:ascii="Arial" w:eastAsia="Arial" w:hAnsi="Arial" w:cs="Arial"/>
                <w:sz w:val="18"/>
                <w:szCs w:val="18"/>
              </w:rPr>
              <w:t>El administrador selecciona la opción de crear un nuevo bovino.</w:t>
            </w:r>
          </w:p>
          <w:p w14:paraId="000001B5" w14:textId="77777777" w:rsidR="00500F2A" w:rsidRDefault="00EC7BAA">
            <w:pPr>
              <w:numPr>
                <w:ilvl w:val="0"/>
                <w:numId w:val="23"/>
              </w:numPr>
              <w:spacing w:line="240" w:lineRule="auto"/>
              <w:rPr>
                <w:rFonts w:ascii="Arial" w:eastAsia="Arial" w:hAnsi="Arial" w:cs="Arial"/>
                <w:sz w:val="18"/>
                <w:szCs w:val="18"/>
              </w:rPr>
            </w:pPr>
            <w:r>
              <w:rPr>
                <w:rFonts w:ascii="Arial" w:eastAsia="Arial" w:hAnsi="Arial" w:cs="Arial"/>
                <w:sz w:val="18"/>
                <w:szCs w:val="18"/>
              </w:rPr>
              <w:t>El sistema muestra un formulario para ingresar los detalles del bovino.</w:t>
            </w:r>
          </w:p>
          <w:p w14:paraId="000001B6" w14:textId="77777777" w:rsidR="00500F2A" w:rsidRDefault="00EC7BAA">
            <w:pPr>
              <w:numPr>
                <w:ilvl w:val="0"/>
                <w:numId w:val="23"/>
              </w:numPr>
              <w:spacing w:line="240" w:lineRule="auto"/>
              <w:rPr>
                <w:rFonts w:ascii="Arial" w:eastAsia="Arial" w:hAnsi="Arial" w:cs="Arial"/>
                <w:sz w:val="18"/>
                <w:szCs w:val="18"/>
              </w:rPr>
            </w:pPr>
            <w:r>
              <w:rPr>
                <w:rFonts w:ascii="Arial" w:eastAsia="Arial" w:hAnsi="Arial" w:cs="Arial"/>
                <w:sz w:val="18"/>
                <w:szCs w:val="18"/>
              </w:rPr>
              <w:t>El administrador completa los campos del formulario.</w:t>
            </w:r>
          </w:p>
          <w:p w14:paraId="000001B7" w14:textId="77777777" w:rsidR="00500F2A" w:rsidRDefault="00EC7BAA">
            <w:pPr>
              <w:numPr>
                <w:ilvl w:val="0"/>
                <w:numId w:val="23"/>
              </w:numPr>
              <w:spacing w:line="240" w:lineRule="auto"/>
              <w:rPr>
                <w:rFonts w:ascii="Arial" w:eastAsia="Arial" w:hAnsi="Arial" w:cs="Arial"/>
                <w:sz w:val="18"/>
                <w:szCs w:val="18"/>
              </w:rPr>
            </w:pPr>
            <w:r>
              <w:rPr>
                <w:rFonts w:ascii="Arial" w:eastAsia="Arial" w:hAnsi="Arial" w:cs="Arial"/>
                <w:sz w:val="18"/>
                <w:szCs w:val="18"/>
              </w:rPr>
              <w:t>El administrador asigna el bovino al socio correspondiente.</w:t>
            </w:r>
          </w:p>
          <w:p w14:paraId="000001B8" w14:textId="77777777" w:rsidR="00500F2A" w:rsidRDefault="00EC7BAA">
            <w:pPr>
              <w:numPr>
                <w:ilvl w:val="0"/>
                <w:numId w:val="23"/>
              </w:numPr>
              <w:spacing w:line="240" w:lineRule="auto"/>
              <w:rPr>
                <w:rFonts w:ascii="Arial" w:eastAsia="Arial" w:hAnsi="Arial" w:cs="Arial"/>
                <w:sz w:val="18"/>
                <w:szCs w:val="18"/>
              </w:rPr>
            </w:pPr>
            <w:r>
              <w:rPr>
                <w:rFonts w:ascii="Arial" w:eastAsia="Arial" w:hAnsi="Arial" w:cs="Arial"/>
                <w:sz w:val="18"/>
                <w:szCs w:val="18"/>
              </w:rPr>
              <w:t>El administrador confirma la creación del bovino.</w:t>
            </w:r>
          </w:p>
          <w:p w14:paraId="000001B9" w14:textId="77777777" w:rsidR="00500F2A" w:rsidRDefault="00EC7BAA">
            <w:pPr>
              <w:numPr>
                <w:ilvl w:val="0"/>
                <w:numId w:val="23"/>
              </w:numPr>
              <w:spacing w:line="240" w:lineRule="auto"/>
              <w:rPr>
                <w:rFonts w:ascii="Arial" w:eastAsia="Arial" w:hAnsi="Arial" w:cs="Arial"/>
                <w:sz w:val="18"/>
                <w:szCs w:val="18"/>
              </w:rPr>
            </w:pPr>
            <w:r>
              <w:rPr>
                <w:rFonts w:ascii="Arial" w:eastAsia="Arial" w:hAnsi="Arial" w:cs="Arial"/>
                <w:sz w:val="18"/>
                <w:szCs w:val="18"/>
              </w:rPr>
              <w:t>El sistema valida los datos y registra el bovino.</w:t>
            </w:r>
          </w:p>
          <w:p w14:paraId="000001BA" w14:textId="77777777" w:rsidR="00500F2A" w:rsidRDefault="00EC7BAA">
            <w:pPr>
              <w:numPr>
                <w:ilvl w:val="0"/>
                <w:numId w:val="23"/>
              </w:numPr>
              <w:spacing w:line="240" w:lineRule="auto"/>
              <w:rPr>
                <w:rFonts w:ascii="Arial" w:eastAsia="Arial" w:hAnsi="Arial" w:cs="Arial"/>
                <w:sz w:val="18"/>
                <w:szCs w:val="18"/>
              </w:rPr>
            </w:pPr>
            <w:r>
              <w:rPr>
                <w:rFonts w:ascii="Arial" w:eastAsia="Arial" w:hAnsi="Arial" w:cs="Arial"/>
                <w:sz w:val="18"/>
                <w:szCs w:val="18"/>
              </w:rPr>
              <w:t>El sistema emite un mensaje de confirmación de registro exitoso.</w:t>
            </w:r>
          </w:p>
        </w:tc>
      </w:tr>
      <w:tr w:rsidR="00500F2A" w14:paraId="1FD3D6F4" w14:textId="77777777">
        <w:tc>
          <w:tcPr>
            <w:tcW w:w="1920" w:type="dxa"/>
            <w:shd w:val="clear" w:color="auto" w:fill="4A86E8"/>
            <w:tcMar>
              <w:top w:w="100" w:type="dxa"/>
              <w:left w:w="100" w:type="dxa"/>
              <w:bottom w:w="100" w:type="dxa"/>
              <w:right w:w="100" w:type="dxa"/>
            </w:tcMar>
          </w:tcPr>
          <w:p w14:paraId="000001BB"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Flujo alternativo</w:t>
            </w:r>
          </w:p>
        </w:tc>
        <w:tc>
          <w:tcPr>
            <w:tcW w:w="6870" w:type="dxa"/>
            <w:shd w:val="clear" w:color="auto" w:fill="DBE8FF"/>
            <w:tcMar>
              <w:top w:w="100" w:type="dxa"/>
              <w:left w:w="100" w:type="dxa"/>
              <w:bottom w:w="100" w:type="dxa"/>
              <w:right w:w="100" w:type="dxa"/>
            </w:tcMar>
          </w:tcPr>
          <w:p w14:paraId="000001BC" w14:textId="77777777" w:rsidR="00500F2A" w:rsidRDefault="00EC7BAA">
            <w:pPr>
              <w:numPr>
                <w:ilvl w:val="0"/>
                <w:numId w:val="21"/>
              </w:numPr>
              <w:spacing w:line="240" w:lineRule="auto"/>
              <w:rPr>
                <w:rFonts w:ascii="Arial" w:eastAsia="Arial" w:hAnsi="Arial" w:cs="Arial"/>
                <w:sz w:val="18"/>
                <w:szCs w:val="18"/>
              </w:rPr>
            </w:pPr>
            <w:r>
              <w:rPr>
                <w:rFonts w:ascii="Arial" w:eastAsia="Arial" w:hAnsi="Arial" w:cs="Arial"/>
                <w:sz w:val="18"/>
                <w:szCs w:val="18"/>
              </w:rPr>
              <w:t>El administrador selecciona la opción de crear un nuevo bovino.</w:t>
            </w:r>
          </w:p>
          <w:p w14:paraId="000001BD" w14:textId="77777777" w:rsidR="00500F2A" w:rsidRDefault="00EC7BAA">
            <w:pPr>
              <w:numPr>
                <w:ilvl w:val="0"/>
                <w:numId w:val="21"/>
              </w:numPr>
              <w:spacing w:line="240" w:lineRule="auto"/>
              <w:rPr>
                <w:rFonts w:ascii="Arial" w:eastAsia="Arial" w:hAnsi="Arial" w:cs="Arial"/>
                <w:sz w:val="18"/>
                <w:szCs w:val="18"/>
              </w:rPr>
            </w:pPr>
            <w:r>
              <w:rPr>
                <w:rFonts w:ascii="Arial" w:eastAsia="Arial" w:hAnsi="Arial" w:cs="Arial"/>
                <w:sz w:val="18"/>
                <w:szCs w:val="18"/>
              </w:rPr>
              <w:t>El sistema muestra un formulario para ingresar los detalles del bovino.</w:t>
            </w:r>
          </w:p>
          <w:p w14:paraId="000001BE" w14:textId="77777777" w:rsidR="00500F2A" w:rsidRDefault="00EC7BAA">
            <w:pPr>
              <w:numPr>
                <w:ilvl w:val="0"/>
                <w:numId w:val="21"/>
              </w:numPr>
              <w:spacing w:line="240" w:lineRule="auto"/>
              <w:rPr>
                <w:rFonts w:ascii="Arial" w:eastAsia="Arial" w:hAnsi="Arial" w:cs="Arial"/>
                <w:sz w:val="18"/>
                <w:szCs w:val="18"/>
              </w:rPr>
            </w:pPr>
            <w:r>
              <w:rPr>
                <w:rFonts w:ascii="Arial" w:eastAsia="Arial" w:hAnsi="Arial" w:cs="Arial"/>
                <w:sz w:val="18"/>
                <w:szCs w:val="18"/>
              </w:rPr>
              <w:t>El administrador no completa todos los campos requeridos del formulario.</w:t>
            </w:r>
          </w:p>
          <w:p w14:paraId="000001BF" w14:textId="77777777" w:rsidR="00500F2A" w:rsidRDefault="00EC7BAA">
            <w:pPr>
              <w:numPr>
                <w:ilvl w:val="0"/>
                <w:numId w:val="21"/>
              </w:numPr>
              <w:spacing w:line="240" w:lineRule="auto"/>
              <w:rPr>
                <w:rFonts w:ascii="Arial" w:eastAsia="Arial" w:hAnsi="Arial" w:cs="Arial"/>
                <w:sz w:val="18"/>
                <w:szCs w:val="18"/>
              </w:rPr>
            </w:pPr>
            <w:r>
              <w:rPr>
                <w:rFonts w:ascii="Arial" w:eastAsia="Arial" w:hAnsi="Arial" w:cs="Arial"/>
                <w:sz w:val="18"/>
                <w:szCs w:val="18"/>
              </w:rPr>
              <w:t>Si no hay socio registrado para asignar el bovino, el sistema muestra una alerta que dice: "No hay socio dispon</w:t>
            </w:r>
            <w:r>
              <w:rPr>
                <w:rFonts w:ascii="Arial" w:eastAsia="Arial" w:hAnsi="Arial" w:cs="Arial"/>
                <w:sz w:val="18"/>
                <w:szCs w:val="18"/>
              </w:rPr>
              <w:t>ible para asignar".</w:t>
            </w:r>
          </w:p>
          <w:p w14:paraId="000001C0" w14:textId="77777777" w:rsidR="00500F2A" w:rsidRDefault="00EC7BAA">
            <w:pPr>
              <w:numPr>
                <w:ilvl w:val="0"/>
                <w:numId w:val="21"/>
              </w:numPr>
              <w:spacing w:line="240" w:lineRule="auto"/>
              <w:rPr>
                <w:rFonts w:ascii="Arial" w:eastAsia="Arial" w:hAnsi="Arial" w:cs="Arial"/>
                <w:sz w:val="18"/>
                <w:szCs w:val="18"/>
              </w:rPr>
            </w:pPr>
            <w:r>
              <w:rPr>
                <w:rFonts w:ascii="Arial" w:eastAsia="Arial" w:hAnsi="Arial" w:cs="Arial"/>
                <w:sz w:val="18"/>
                <w:szCs w:val="18"/>
              </w:rPr>
              <w:t>El administrador selecciona la opción de cancelar.</w:t>
            </w:r>
          </w:p>
          <w:p w14:paraId="000001C1" w14:textId="77777777" w:rsidR="00500F2A" w:rsidRDefault="00EC7BAA">
            <w:pPr>
              <w:numPr>
                <w:ilvl w:val="0"/>
                <w:numId w:val="21"/>
              </w:numPr>
              <w:spacing w:line="240" w:lineRule="auto"/>
              <w:rPr>
                <w:rFonts w:ascii="Arial" w:eastAsia="Arial" w:hAnsi="Arial" w:cs="Arial"/>
                <w:sz w:val="18"/>
                <w:szCs w:val="18"/>
              </w:rPr>
            </w:pPr>
            <w:r>
              <w:rPr>
                <w:rFonts w:ascii="Arial" w:eastAsia="Arial" w:hAnsi="Arial" w:cs="Arial"/>
                <w:sz w:val="18"/>
                <w:szCs w:val="18"/>
              </w:rPr>
              <w:t>El sistema vuelve a la pantalla de selección de opciones.</w:t>
            </w:r>
          </w:p>
          <w:p w14:paraId="000001C2" w14:textId="77777777" w:rsidR="00500F2A" w:rsidRDefault="00EC7BAA">
            <w:pPr>
              <w:numPr>
                <w:ilvl w:val="0"/>
                <w:numId w:val="21"/>
              </w:numPr>
              <w:spacing w:line="240" w:lineRule="auto"/>
              <w:rPr>
                <w:rFonts w:ascii="Arial" w:eastAsia="Arial" w:hAnsi="Arial" w:cs="Arial"/>
                <w:sz w:val="18"/>
                <w:szCs w:val="18"/>
              </w:rPr>
            </w:pPr>
            <w:r>
              <w:rPr>
                <w:rFonts w:ascii="Arial" w:eastAsia="Arial" w:hAnsi="Arial" w:cs="Arial"/>
                <w:sz w:val="18"/>
                <w:szCs w:val="18"/>
              </w:rPr>
              <w:t>El sistema emite un mensaje que dice: "Creación del bovino cancelada."</w:t>
            </w:r>
          </w:p>
        </w:tc>
      </w:tr>
      <w:tr w:rsidR="00500F2A" w14:paraId="1CEA209D" w14:textId="77777777">
        <w:tc>
          <w:tcPr>
            <w:tcW w:w="1920" w:type="dxa"/>
            <w:shd w:val="clear" w:color="auto" w:fill="4A86E8"/>
            <w:tcMar>
              <w:top w:w="100" w:type="dxa"/>
              <w:left w:w="100" w:type="dxa"/>
              <w:bottom w:w="100" w:type="dxa"/>
              <w:right w:w="100" w:type="dxa"/>
            </w:tcMar>
          </w:tcPr>
          <w:p w14:paraId="000001C3"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Excepción</w:t>
            </w:r>
          </w:p>
        </w:tc>
        <w:tc>
          <w:tcPr>
            <w:tcW w:w="6870" w:type="dxa"/>
            <w:shd w:val="clear" w:color="auto" w:fill="B0CDFF"/>
            <w:tcMar>
              <w:top w:w="100" w:type="dxa"/>
              <w:left w:w="100" w:type="dxa"/>
              <w:bottom w:w="100" w:type="dxa"/>
              <w:right w:w="100" w:type="dxa"/>
            </w:tcMar>
          </w:tcPr>
          <w:p w14:paraId="000001C4" w14:textId="77777777" w:rsidR="00500F2A" w:rsidRDefault="00EC7BAA">
            <w:pPr>
              <w:numPr>
                <w:ilvl w:val="0"/>
                <w:numId w:val="7"/>
              </w:numPr>
              <w:spacing w:line="240" w:lineRule="auto"/>
              <w:rPr>
                <w:rFonts w:ascii="Arial" w:eastAsia="Arial" w:hAnsi="Arial" w:cs="Arial"/>
                <w:sz w:val="18"/>
                <w:szCs w:val="18"/>
              </w:rPr>
            </w:pPr>
            <w:r>
              <w:rPr>
                <w:rFonts w:ascii="Arial" w:eastAsia="Arial" w:hAnsi="Arial" w:cs="Arial"/>
                <w:sz w:val="18"/>
                <w:szCs w:val="18"/>
              </w:rPr>
              <w:t>E-1: Si el sistema no puede validar los datos, emite un mensaje de error y solicita que se verifiquen los datos.</w:t>
            </w:r>
          </w:p>
          <w:p w14:paraId="000001C5" w14:textId="77777777" w:rsidR="00500F2A" w:rsidRDefault="00EC7BAA">
            <w:pPr>
              <w:numPr>
                <w:ilvl w:val="0"/>
                <w:numId w:val="7"/>
              </w:numPr>
              <w:spacing w:line="240" w:lineRule="auto"/>
              <w:rPr>
                <w:rFonts w:ascii="Arial" w:eastAsia="Arial" w:hAnsi="Arial" w:cs="Arial"/>
                <w:sz w:val="18"/>
                <w:szCs w:val="18"/>
              </w:rPr>
            </w:pPr>
            <w:r>
              <w:rPr>
                <w:rFonts w:ascii="Arial" w:eastAsia="Arial" w:hAnsi="Arial" w:cs="Arial"/>
                <w:sz w:val="18"/>
                <w:szCs w:val="18"/>
              </w:rPr>
              <w:t>E-2: Si se intenta asignar el bovino a un socio que no existe en el sistema, el sistema muestra un mensaje de error y no permite la asignación.</w:t>
            </w:r>
          </w:p>
        </w:tc>
      </w:tr>
    </w:tbl>
    <w:p w14:paraId="000001C6" w14:textId="77777777" w:rsidR="00500F2A" w:rsidRDefault="00500F2A">
      <w:pPr>
        <w:spacing w:line="276" w:lineRule="auto"/>
        <w:jc w:val="both"/>
        <w:rPr>
          <w:rFonts w:ascii="Arial" w:eastAsia="Arial" w:hAnsi="Arial" w:cs="Arial"/>
          <w:b/>
          <w:sz w:val="24"/>
          <w:szCs w:val="24"/>
        </w:rPr>
      </w:pPr>
    </w:p>
    <w:sdt>
      <w:sdtPr>
        <w:tag w:val="goog_rdk_42"/>
        <w:id w:val="988290400"/>
      </w:sdtPr>
      <w:sdtEndPr/>
      <w:sdtContent>
        <w:p w14:paraId="000001C7" w14:textId="77777777" w:rsidR="00500F2A" w:rsidRDefault="00EC7BAA">
          <w:pPr>
            <w:spacing w:line="276" w:lineRule="auto"/>
            <w:jc w:val="both"/>
            <w:rPr>
              <w:ins w:id="37" w:author="Eydy SUAREZ BRIEVA" w:date="2023-09-11T17:24:00Z"/>
              <w:rFonts w:ascii="Arial" w:eastAsia="Arial" w:hAnsi="Arial" w:cs="Arial"/>
              <w:b/>
              <w:sz w:val="24"/>
              <w:szCs w:val="24"/>
            </w:rPr>
          </w:pPr>
          <w:sdt>
            <w:sdtPr>
              <w:tag w:val="goog_rdk_41"/>
              <w:id w:val="-1176268056"/>
            </w:sdtPr>
            <w:sdtEndPr/>
            <w:sdtContent/>
          </w:sdt>
        </w:p>
      </w:sdtContent>
    </w:sdt>
    <w:sdt>
      <w:sdtPr>
        <w:tag w:val="goog_rdk_44"/>
        <w:id w:val="1164595773"/>
      </w:sdtPr>
      <w:sdtEndPr/>
      <w:sdtContent>
        <w:p w14:paraId="000001C8" w14:textId="77777777" w:rsidR="00500F2A" w:rsidRDefault="00EC7BAA">
          <w:pPr>
            <w:spacing w:line="276" w:lineRule="auto"/>
            <w:jc w:val="both"/>
            <w:rPr>
              <w:ins w:id="38" w:author="Eydy SUAREZ BRIEVA" w:date="2023-09-11T17:24:00Z"/>
              <w:rFonts w:ascii="Arial" w:eastAsia="Arial" w:hAnsi="Arial" w:cs="Arial"/>
              <w:b/>
              <w:sz w:val="24"/>
              <w:szCs w:val="24"/>
            </w:rPr>
          </w:pPr>
          <w:sdt>
            <w:sdtPr>
              <w:tag w:val="goog_rdk_43"/>
              <w:id w:val="1225564145"/>
            </w:sdtPr>
            <w:sdtEndPr/>
            <w:sdtContent/>
          </w:sdt>
        </w:p>
      </w:sdtContent>
    </w:sdt>
    <w:sdt>
      <w:sdtPr>
        <w:tag w:val="goog_rdk_46"/>
        <w:id w:val="-119385163"/>
      </w:sdtPr>
      <w:sdtEndPr/>
      <w:sdtContent>
        <w:p w14:paraId="000001C9" w14:textId="77777777" w:rsidR="00500F2A" w:rsidRDefault="00EC7BAA">
          <w:pPr>
            <w:spacing w:line="276" w:lineRule="auto"/>
            <w:jc w:val="both"/>
            <w:rPr>
              <w:ins w:id="39" w:author="Eydy SUAREZ BRIEVA" w:date="2023-09-11T17:24:00Z"/>
              <w:rFonts w:ascii="Arial" w:eastAsia="Arial" w:hAnsi="Arial" w:cs="Arial"/>
              <w:b/>
              <w:sz w:val="24"/>
              <w:szCs w:val="24"/>
            </w:rPr>
          </w:pPr>
          <w:sdt>
            <w:sdtPr>
              <w:tag w:val="goog_rdk_45"/>
              <w:id w:val="935247397"/>
            </w:sdtPr>
            <w:sdtEndPr/>
            <w:sdtContent/>
          </w:sdt>
        </w:p>
      </w:sdtContent>
    </w:sdt>
    <w:sdt>
      <w:sdtPr>
        <w:tag w:val="goog_rdk_48"/>
        <w:id w:val="-13613780"/>
      </w:sdtPr>
      <w:sdtEndPr/>
      <w:sdtContent>
        <w:p w14:paraId="000001CA" w14:textId="77777777" w:rsidR="00500F2A" w:rsidRDefault="00EC7BAA">
          <w:pPr>
            <w:spacing w:line="276" w:lineRule="auto"/>
            <w:jc w:val="both"/>
            <w:rPr>
              <w:ins w:id="40" w:author="Eydy SUAREZ BRIEVA" w:date="2023-09-11T17:24:00Z"/>
              <w:rFonts w:ascii="Arial" w:eastAsia="Arial" w:hAnsi="Arial" w:cs="Arial"/>
              <w:b/>
              <w:sz w:val="24"/>
              <w:szCs w:val="24"/>
            </w:rPr>
          </w:pPr>
          <w:sdt>
            <w:sdtPr>
              <w:tag w:val="goog_rdk_47"/>
              <w:id w:val="-1941826430"/>
            </w:sdtPr>
            <w:sdtEndPr/>
            <w:sdtContent/>
          </w:sdt>
        </w:p>
      </w:sdtContent>
    </w:sdt>
    <w:p w14:paraId="000001CB" w14:textId="77777777" w:rsidR="00500F2A" w:rsidRDefault="00500F2A">
      <w:pPr>
        <w:spacing w:line="276" w:lineRule="auto"/>
        <w:jc w:val="both"/>
        <w:rPr>
          <w:rFonts w:ascii="Arial" w:eastAsia="Arial" w:hAnsi="Arial" w:cs="Arial"/>
          <w:b/>
          <w:sz w:val="24"/>
          <w:szCs w:val="24"/>
        </w:rPr>
      </w:pPr>
    </w:p>
    <w:p w14:paraId="000001CC" w14:textId="77777777" w:rsidR="00500F2A" w:rsidRDefault="00500F2A">
      <w:pPr>
        <w:spacing w:line="276" w:lineRule="auto"/>
        <w:jc w:val="both"/>
        <w:rPr>
          <w:rFonts w:ascii="Arial" w:eastAsia="Arial" w:hAnsi="Arial" w:cs="Arial"/>
          <w:b/>
          <w:sz w:val="24"/>
          <w:szCs w:val="24"/>
        </w:rPr>
      </w:pPr>
    </w:p>
    <w:tbl>
      <w:tblPr>
        <w:tblStyle w:val="af"/>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6870"/>
      </w:tblGrid>
      <w:tr w:rsidR="00500F2A" w14:paraId="7C804F5F" w14:textId="77777777">
        <w:trPr>
          <w:trHeight w:val="440"/>
        </w:trPr>
        <w:tc>
          <w:tcPr>
            <w:tcW w:w="8790" w:type="dxa"/>
            <w:gridSpan w:val="2"/>
            <w:shd w:val="clear" w:color="auto" w:fill="4A86E8"/>
            <w:tcMar>
              <w:top w:w="100" w:type="dxa"/>
              <w:left w:w="100" w:type="dxa"/>
              <w:bottom w:w="100" w:type="dxa"/>
              <w:right w:w="100" w:type="dxa"/>
            </w:tcMar>
          </w:tcPr>
          <w:p w14:paraId="000001CD" w14:textId="77777777" w:rsidR="00500F2A" w:rsidRDefault="00EC7BAA">
            <w:pPr>
              <w:spacing w:line="240" w:lineRule="auto"/>
              <w:jc w:val="center"/>
              <w:rPr>
                <w:rFonts w:ascii="Arial" w:eastAsia="Arial" w:hAnsi="Arial" w:cs="Arial"/>
                <w:b/>
                <w:color w:val="FFFFFF"/>
              </w:rPr>
            </w:pPr>
            <w:r>
              <w:rPr>
                <w:rFonts w:ascii="Arial" w:eastAsia="Arial" w:hAnsi="Arial" w:cs="Arial"/>
                <w:b/>
                <w:color w:val="FFFFFF"/>
              </w:rPr>
              <w:t>Documentación de caso de uso</w:t>
            </w:r>
          </w:p>
        </w:tc>
      </w:tr>
      <w:tr w:rsidR="00500F2A" w14:paraId="6171F389" w14:textId="77777777">
        <w:tc>
          <w:tcPr>
            <w:tcW w:w="1920" w:type="dxa"/>
            <w:shd w:val="clear" w:color="auto" w:fill="4A86E8"/>
            <w:tcMar>
              <w:top w:w="100" w:type="dxa"/>
              <w:left w:w="100" w:type="dxa"/>
              <w:bottom w:w="100" w:type="dxa"/>
              <w:right w:w="100" w:type="dxa"/>
            </w:tcMar>
          </w:tcPr>
          <w:p w14:paraId="000001CF"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Caso de uso</w:t>
            </w:r>
          </w:p>
        </w:tc>
        <w:tc>
          <w:tcPr>
            <w:tcW w:w="6870" w:type="dxa"/>
            <w:shd w:val="clear" w:color="auto" w:fill="B0CDFF"/>
            <w:tcMar>
              <w:top w:w="100" w:type="dxa"/>
              <w:left w:w="100" w:type="dxa"/>
              <w:bottom w:w="100" w:type="dxa"/>
              <w:right w:w="100" w:type="dxa"/>
            </w:tcMar>
          </w:tcPr>
          <w:p w14:paraId="000001D0"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Crear PQRS por parte del Socio</w:t>
            </w:r>
          </w:p>
        </w:tc>
      </w:tr>
      <w:tr w:rsidR="00500F2A" w14:paraId="6B98AAB4" w14:textId="77777777">
        <w:tc>
          <w:tcPr>
            <w:tcW w:w="1920" w:type="dxa"/>
            <w:shd w:val="clear" w:color="auto" w:fill="4A86E8"/>
            <w:tcMar>
              <w:top w:w="100" w:type="dxa"/>
              <w:left w:w="100" w:type="dxa"/>
              <w:bottom w:w="100" w:type="dxa"/>
              <w:right w:w="100" w:type="dxa"/>
            </w:tcMar>
          </w:tcPr>
          <w:p w14:paraId="000001D1"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lastRenderedPageBreak/>
              <w:t>Actores</w:t>
            </w:r>
          </w:p>
        </w:tc>
        <w:tc>
          <w:tcPr>
            <w:tcW w:w="6870" w:type="dxa"/>
            <w:shd w:val="clear" w:color="auto" w:fill="DBE8FF"/>
            <w:tcMar>
              <w:top w:w="100" w:type="dxa"/>
              <w:left w:w="100" w:type="dxa"/>
              <w:bottom w:w="100" w:type="dxa"/>
              <w:right w:w="100" w:type="dxa"/>
            </w:tcMar>
          </w:tcPr>
          <w:p w14:paraId="000001D2"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Socio</w:t>
            </w:r>
          </w:p>
        </w:tc>
      </w:tr>
      <w:tr w:rsidR="00500F2A" w14:paraId="5AD9B6B9" w14:textId="77777777">
        <w:tc>
          <w:tcPr>
            <w:tcW w:w="1920" w:type="dxa"/>
            <w:shd w:val="clear" w:color="auto" w:fill="4A86E8"/>
            <w:tcMar>
              <w:top w:w="100" w:type="dxa"/>
              <w:left w:w="100" w:type="dxa"/>
              <w:bottom w:w="100" w:type="dxa"/>
              <w:right w:w="100" w:type="dxa"/>
            </w:tcMar>
          </w:tcPr>
          <w:p w14:paraId="000001D3"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Tipo Propósito</w:t>
            </w:r>
          </w:p>
        </w:tc>
        <w:tc>
          <w:tcPr>
            <w:tcW w:w="6870" w:type="dxa"/>
            <w:shd w:val="clear" w:color="auto" w:fill="B0CDFF"/>
            <w:tcMar>
              <w:top w:w="100" w:type="dxa"/>
              <w:left w:w="100" w:type="dxa"/>
              <w:bottom w:w="100" w:type="dxa"/>
              <w:right w:w="100" w:type="dxa"/>
            </w:tcMar>
          </w:tcPr>
          <w:p w14:paraId="000001D4"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Extendido</w:t>
            </w:r>
          </w:p>
        </w:tc>
      </w:tr>
      <w:tr w:rsidR="00500F2A" w14:paraId="6D43B072" w14:textId="77777777">
        <w:tc>
          <w:tcPr>
            <w:tcW w:w="1920" w:type="dxa"/>
            <w:shd w:val="clear" w:color="auto" w:fill="4A86E8"/>
            <w:tcMar>
              <w:top w:w="100" w:type="dxa"/>
              <w:left w:w="100" w:type="dxa"/>
              <w:bottom w:w="100" w:type="dxa"/>
              <w:right w:w="100" w:type="dxa"/>
            </w:tcMar>
          </w:tcPr>
          <w:p w14:paraId="000001D5"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Descripción</w:t>
            </w:r>
          </w:p>
        </w:tc>
        <w:tc>
          <w:tcPr>
            <w:tcW w:w="6870" w:type="dxa"/>
            <w:shd w:val="clear" w:color="auto" w:fill="DDE9FC"/>
            <w:tcMar>
              <w:top w:w="100" w:type="dxa"/>
              <w:left w:w="100" w:type="dxa"/>
              <w:bottom w:w="100" w:type="dxa"/>
              <w:right w:w="100" w:type="dxa"/>
            </w:tcMar>
          </w:tcPr>
          <w:p w14:paraId="000001D6"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 xml:space="preserve">Este caso de uso permite a un socio de la finca ganadera crear una Petición, Queja, Reclamo o Sugerencia (PQRS) relacionada con la finca o sus bovinos. El socio puede registrar la PQRS, incluyendo detalles y observaciones sobre el problema o la sugerencia </w:t>
            </w:r>
            <w:r>
              <w:rPr>
                <w:rFonts w:ascii="Arial" w:eastAsia="Arial" w:hAnsi="Arial" w:cs="Arial"/>
                <w:sz w:val="18"/>
                <w:szCs w:val="18"/>
              </w:rPr>
              <w:t>que desea comunicar a los administradores de la finca.</w:t>
            </w:r>
          </w:p>
        </w:tc>
      </w:tr>
      <w:tr w:rsidR="00500F2A" w14:paraId="58D4EC11" w14:textId="77777777">
        <w:tc>
          <w:tcPr>
            <w:tcW w:w="1920" w:type="dxa"/>
            <w:shd w:val="clear" w:color="auto" w:fill="4A86E8"/>
            <w:tcMar>
              <w:top w:w="100" w:type="dxa"/>
              <w:left w:w="100" w:type="dxa"/>
              <w:bottom w:w="100" w:type="dxa"/>
              <w:right w:w="100" w:type="dxa"/>
            </w:tcMar>
          </w:tcPr>
          <w:p w14:paraId="000001D7"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Precondición</w:t>
            </w:r>
          </w:p>
        </w:tc>
        <w:tc>
          <w:tcPr>
            <w:tcW w:w="6870" w:type="dxa"/>
            <w:shd w:val="clear" w:color="auto" w:fill="B0CDFF"/>
            <w:tcMar>
              <w:top w:w="100" w:type="dxa"/>
              <w:left w:w="100" w:type="dxa"/>
              <w:bottom w:w="100" w:type="dxa"/>
              <w:right w:w="100" w:type="dxa"/>
            </w:tcMar>
          </w:tcPr>
          <w:p w14:paraId="000001D8"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El socio ha iniciado sesión en el sistema.</w:t>
            </w:r>
          </w:p>
        </w:tc>
      </w:tr>
      <w:tr w:rsidR="00500F2A" w14:paraId="7B711C51" w14:textId="77777777">
        <w:tc>
          <w:tcPr>
            <w:tcW w:w="1920" w:type="dxa"/>
            <w:shd w:val="clear" w:color="auto" w:fill="4A86E8"/>
            <w:tcMar>
              <w:top w:w="100" w:type="dxa"/>
              <w:left w:w="100" w:type="dxa"/>
              <w:bottom w:w="100" w:type="dxa"/>
              <w:right w:w="100" w:type="dxa"/>
            </w:tcMar>
          </w:tcPr>
          <w:p w14:paraId="000001D9"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Poscondiciones</w:t>
            </w:r>
          </w:p>
        </w:tc>
        <w:tc>
          <w:tcPr>
            <w:tcW w:w="6870" w:type="dxa"/>
            <w:shd w:val="clear" w:color="auto" w:fill="DDE9FC"/>
            <w:tcMar>
              <w:top w:w="100" w:type="dxa"/>
              <w:left w:w="100" w:type="dxa"/>
              <w:bottom w:w="100" w:type="dxa"/>
              <w:right w:w="100" w:type="dxa"/>
            </w:tcMar>
          </w:tcPr>
          <w:p w14:paraId="000001DA" w14:textId="77777777" w:rsidR="00500F2A" w:rsidRDefault="00EC7BAA">
            <w:pPr>
              <w:numPr>
                <w:ilvl w:val="0"/>
                <w:numId w:val="15"/>
              </w:numPr>
              <w:spacing w:line="240" w:lineRule="auto"/>
              <w:rPr>
                <w:rFonts w:ascii="Arial" w:eastAsia="Arial" w:hAnsi="Arial" w:cs="Arial"/>
                <w:sz w:val="18"/>
                <w:szCs w:val="18"/>
              </w:rPr>
            </w:pPr>
            <w:r>
              <w:rPr>
                <w:rFonts w:ascii="Arial" w:eastAsia="Arial" w:hAnsi="Arial" w:cs="Arial"/>
                <w:sz w:val="18"/>
                <w:szCs w:val="18"/>
              </w:rPr>
              <w:t>La PQRS se registra exitosamente en el sistema y se envía una notificación por correo para revisión por parte de los administradores de la finca.</w:t>
            </w:r>
          </w:p>
          <w:p w14:paraId="000001DB" w14:textId="77777777" w:rsidR="00500F2A" w:rsidRDefault="00EC7BAA">
            <w:pPr>
              <w:numPr>
                <w:ilvl w:val="0"/>
                <w:numId w:val="15"/>
              </w:numPr>
              <w:spacing w:line="240" w:lineRule="auto"/>
              <w:rPr>
                <w:rFonts w:ascii="Arial" w:eastAsia="Arial" w:hAnsi="Arial" w:cs="Arial"/>
                <w:sz w:val="18"/>
                <w:szCs w:val="18"/>
              </w:rPr>
            </w:pPr>
            <w:r>
              <w:rPr>
                <w:rFonts w:ascii="Arial" w:eastAsia="Arial" w:hAnsi="Arial" w:cs="Arial"/>
                <w:sz w:val="18"/>
                <w:szCs w:val="18"/>
              </w:rPr>
              <w:t>El sistema mantiene un registro de todas las PQRS registradas por los socios.</w:t>
            </w:r>
          </w:p>
        </w:tc>
      </w:tr>
      <w:tr w:rsidR="00500F2A" w14:paraId="3D584EF4" w14:textId="77777777">
        <w:tc>
          <w:tcPr>
            <w:tcW w:w="1920" w:type="dxa"/>
            <w:shd w:val="clear" w:color="auto" w:fill="4A86E8"/>
            <w:tcMar>
              <w:top w:w="100" w:type="dxa"/>
              <w:left w:w="100" w:type="dxa"/>
              <w:bottom w:w="100" w:type="dxa"/>
              <w:right w:w="100" w:type="dxa"/>
            </w:tcMar>
          </w:tcPr>
          <w:p w14:paraId="000001DC"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Flujo normal</w:t>
            </w:r>
          </w:p>
        </w:tc>
        <w:tc>
          <w:tcPr>
            <w:tcW w:w="6870" w:type="dxa"/>
            <w:shd w:val="clear" w:color="auto" w:fill="B0CDFF"/>
            <w:tcMar>
              <w:top w:w="100" w:type="dxa"/>
              <w:left w:w="100" w:type="dxa"/>
              <w:bottom w:w="100" w:type="dxa"/>
              <w:right w:w="100" w:type="dxa"/>
            </w:tcMar>
          </w:tcPr>
          <w:p w14:paraId="000001DD" w14:textId="77777777" w:rsidR="00500F2A" w:rsidRDefault="00EC7BAA">
            <w:pPr>
              <w:numPr>
                <w:ilvl w:val="0"/>
                <w:numId w:val="25"/>
              </w:numPr>
              <w:spacing w:line="240" w:lineRule="auto"/>
              <w:rPr>
                <w:rFonts w:ascii="Arial" w:eastAsia="Arial" w:hAnsi="Arial" w:cs="Arial"/>
                <w:sz w:val="18"/>
                <w:szCs w:val="18"/>
              </w:rPr>
            </w:pPr>
            <w:r>
              <w:rPr>
                <w:rFonts w:ascii="Arial" w:eastAsia="Arial" w:hAnsi="Arial" w:cs="Arial"/>
                <w:sz w:val="18"/>
                <w:szCs w:val="18"/>
              </w:rPr>
              <w:t>El socio seleccion</w:t>
            </w:r>
            <w:r>
              <w:rPr>
                <w:rFonts w:ascii="Arial" w:eastAsia="Arial" w:hAnsi="Arial" w:cs="Arial"/>
                <w:sz w:val="18"/>
                <w:szCs w:val="18"/>
              </w:rPr>
              <w:t>a la opción de crear una nueva PQRS.</w:t>
            </w:r>
          </w:p>
          <w:p w14:paraId="000001DE" w14:textId="77777777" w:rsidR="00500F2A" w:rsidRDefault="00EC7BAA">
            <w:pPr>
              <w:numPr>
                <w:ilvl w:val="0"/>
                <w:numId w:val="25"/>
              </w:numPr>
              <w:spacing w:line="240" w:lineRule="auto"/>
              <w:rPr>
                <w:rFonts w:ascii="Arial" w:eastAsia="Arial" w:hAnsi="Arial" w:cs="Arial"/>
                <w:sz w:val="18"/>
                <w:szCs w:val="18"/>
              </w:rPr>
            </w:pPr>
            <w:r>
              <w:rPr>
                <w:rFonts w:ascii="Arial" w:eastAsia="Arial" w:hAnsi="Arial" w:cs="Arial"/>
                <w:sz w:val="18"/>
                <w:szCs w:val="18"/>
              </w:rPr>
              <w:t>El sistema muestra un formulario para ingresar los detalles de la PQRS.</w:t>
            </w:r>
          </w:p>
          <w:p w14:paraId="000001DF" w14:textId="77777777" w:rsidR="00500F2A" w:rsidRDefault="00EC7BAA">
            <w:pPr>
              <w:numPr>
                <w:ilvl w:val="0"/>
                <w:numId w:val="25"/>
              </w:numPr>
              <w:spacing w:line="240" w:lineRule="auto"/>
              <w:rPr>
                <w:rFonts w:ascii="Arial" w:eastAsia="Arial" w:hAnsi="Arial" w:cs="Arial"/>
                <w:sz w:val="18"/>
                <w:szCs w:val="18"/>
              </w:rPr>
            </w:pPr>
            <w:r>
              <w:rPr>
                <w:rFonts w:ascii="Arial" w:eastAsia="Arial" w:hAnsi="Arial" w:cs="Arial"/>
                <w:sz w:val="18"/>
                <w:szCs w:val="18"/>
              </w:rPr>
              <w:t>El socio completa los campos del formulario.</w:t>
            </w:r>
          </w:p>
          <w:p w14:paraId="000001E0" w14:textId="77777777" w:rsidR="00500F2A" w:rsidRDefault="00EC7BAA">
            <w:pPr>
              <w:numPr>
                <w:ilvl w:val="0"/>
                <w:numId w:val="25"/>
              </w:numPr>
              <w:spacing w:line="240" w:lineRule="auto"/>
              <w:rPr>
                <w:rFonts w:ascii="Arial" w:eastAsia="Arial" w:hAnsi="Arial" w:cs="Arial"/>
                <w:sz w:val="18"/>
                <w:szCs w:val="18"/>
              </w:rPr>
            </w:pPr>
            <w:r>
              <w:rPr>
                <w:rFonts w:ascii="Arial" w:eastAsia="Arial" w:hAnsi="Arial" w:cs="Arial"/>
                <w:sz w:val="18"/>
                <w:szCs w:val="18"/>
              </w:rPr>
              <w:t>El socio confirma la creación de la PQRS.</w:t>
            </w:r>
          </w:p>
          <w:p w14:paraId="000001E1" w14:textId="77777777" w:rsidR="00500F2A" w:rsidRDefault="00EC7BAA">
            <w:pPr>
              <w:numPr>
                <w:ilvl w:val="0"/>
                <w:numId w:val="25"/>
              </w:numPr>
              <w:spacing w:line="240" w:lineRule="auto"/>
              <w:rPr>
                <w:rFonts w:ascii="Arial" w:eastAsia="Arial" w:hAnsi="Arial" w:cs="Arial"/>
                <w:sz w:val="18"/>
                <w:szCs w:val="18"/>
              </w:rPr>
            </w:pPr>
            <w:r>
              <w:rPr>
                <w:rFonts w:ascii="Arial" w:eastAsia="Arial" w:hAnsi="Arial" w:cs="Arial"/>
                <w:sz w:val="18"/>
                <w:szCs w:val="18"/>
              </w:rPr>
              <w:t>El sistema valida los datos y registra la PQRS.</w:t>
            </w:r>
          </w:p>
          <w:p w14:paraId="000001E2" w14:textId="77777777" w:rsidR="00500F2A" w:rsidRDefault="00EC7BAA">
            <w:pPr>
              <w:numPr>
                <w:ilvl w:val="0"/>
                <w:numId w:val="25"/>
              </w:numPr>
              <w:spacing w:line="240" w:lineRule="auto"/>
              <w:rPr>
                <w:rFonts w:ascii="Arial" w:eastAsia="Arial" w:hAnsi="Arial" w:cs="Arial"/>
                <w:sz w:val="18"/>
                <w:szCs w:val="18"/>
              </w:rPr>
            </w:pPr>
            <w:r>
              <w:rPr>
                <w:rFonts w:ascii="Arial" w:eastAsia="Arial" w:hAnsi="Arial" w:cs="Arial"/>
                <w:sz w:val="18"/>
                <w:szCs w:val="18"/>
              </w:rPr>
              <w:t>El sistema e</w:t>
            </w:r>
            <w:r>
              <w:rPr>
                <w:rFonts w:ascii="Arial" w:eastAsia="Arial" w:hAnsi="Arial" w:cs="Arial"/>
                <w:sz w:val="18"/>
                <w:szCs w:val="18"/>
              </w:rPr>
              <w:t>mite un mensaje de confirmación de registro exitoso.</w:t>
            </w:r>
          </w:p>
        </w:tc>
      </w:tr>
      <w:tr w:rsidR="00500F2A" w14:paraId="7FD9C678" w14:textId="77777777">
        <w:tc>
          <w:tcPr>
            <w:tcW w:w="1920" w:type="dxa"/>
            <w:shd w:val="clear" w:color="auto" w:fill="4A86E8"/>
            <w:tcMar>
              <w:top w:w="100" w:type="dxa"/>
              <w:left w:w="100" w:type="dxa"/>
              <w:bottom w:w="100" w:type="dxa"/>
              <w:right w:w="100" w:type="dxa"/>
            </w:tcMar>
          </w:tcPr>
          <w:p w14:paraId="000001E3"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Flujo alternativo</w:t>
            </w:r>
          </w:p>
        </w:tc>
        <w:tc>
          <w:tcPr>
            <w:tcW w:w="6870" w:type="dxa"/>
            <w:shd w:val="clear" w:color="auto" w:fill="DBE8FF"/>
            <w:tcMar>
              <w:top w:w="100" w:type="dxa"/>
              <w:left w:w="100" w:type="dxa"/>
              <w:bottom w:w="100" w:type="dxa"/>
              <w:right w:w="100" w:type="dxa"/>
            </w:tcMar>
          </w:tcPr>
          <w:p w14:paraId="000001E4" w14:textId="77777777" w:rsidR="00500F2A" w:rsidRDefault="00EC7BAA">
            <w:pPr>
              <w:numPr>
                <w:ilvl w:val="0"/>
                <w:numId w:val="18"/>
              </w:numPr>
              <w:spacing w:line="240" w:lineRule="auto"/>
              <w:rPr>
                <w:rFonts w:ascii="Arial" w:eastAsia="Arial" w:hAnsi="Arial" w:cs="Arial"/>
                <w:sz w:val="18"/>
                <w:szCs w:val="18"/>
              </w:rPr>
            </w:pPr>
            <w:r>
              <w:rPr>
                <w:rFonts w:ascii="Arial" w:eastAsia="Arial" w:hAnsi="Arial" w:cs="Arial"/>
                <w:sz w:val="18"/>
                <w:szCs w:val="18"/>
              </w:rPr>
              <w:t>El socio selecciona la opción de crear una nueva PQRS.</w:t>
            </w:r>
          </w:p>
          <w:p w14:paraId="000001E5" w14:textId="77777777" w:rsidR="00500F2A" w:rsidRDefault="00EC7BAA">
            <w:pPr>
              <w:numPr>
                <w:ilvl w:val="0"/>
                <w:numId w:val="18"/>
              </w:numPr>
              <w:spacing w:line="240" w:lineRule="auto"/>
              <w:rPr>
                <w:rFonts w:ascii="Arial" w:eastAsia="Arial" w:hAnsi="Arial" w:cs="Arial"/>
                <w:sz w:val="18"/>
                <w:szCs w:val="18"/>
              </w:rPr>
            </w:pPr>
            <w:r>
              <w:rPr>
                <w:rFonts w:ascii="Arial" w:eastAsia="Arial" w:hAnsi="Arial" w:cs="Arial"/>
                <w:sz w:val="18"/>
                <w:szCs w:val="18"/>
              </w:rPr>
              <w:t>El sistema muestra un formulario para ingresar los detalles de la PQRS.</w:t>
            </w:r>
          </w:p>
          <w:p w14:paraId="000001E6" w14:textId="77777777" w:rsidR="00500F2A" w:rsidRDefault="00EC7BAA">
            <w:pPr>
              <w:spacing w:line="240" w:lineRule="auto"/>
              <w:ind w:left="720"/>
              <w:rPr>
                <w:rFonts w:ascii="Arial" w:eastAsia="Arial" w:hAnsi="Arial" w:cs="Arial"/>
                <w:sz w:val="18"/>
                <w:szCs w:val="18"/>
              </w:rPr>
            </w:pPr>
            <w:r>
              <w:rPr>
                <w:rFonts w:ascii="Arial" w:eastAsia="Arial" w:hAnsi="Arial" w:cs="Arial"/>
                <w:sz w:val="18"/>
                <w:szCs w:val="18"/>
              </w:rPr>
              <w:t>Si el socio no completa todos los campos requeridos del formulario: El sistema emite un mensaje de error y solicita que se completen los campos requeridos.</w:t>
            </w:r>
          </w:p>
          <w:p w14:paraId="000001E7" w14:textId="77777777" w:rsidR="00500F2A" w:rsidRDefault="00EC7BAA">
            <w:pPr>
              <w:numPr>
                <w:ilvl w:val="0"/>
                <w:numId w:val="18"/>
              </w:numPr>
              <w:spacing w:line="240" w:lineRule="auto"/>
              <w:rPr>
                <w:rFonts w:ascii="Arial" w:eastAsia="Arial" w:hAnsi="Arial" w:cs="Arial"/>
                <w:sz w:val="18"/>
                <w:szCs w:val="18"/>
              </w:rPr>
            </w:pPr>
            <w:r>
              <w:rPr>
                <w:rFonts w:ascii="Arial" w:eastAsia="Arial" w:hAnsi="Arial" w:cs="Arial"/>
                <w:sz w:val="18"/>
                <w:szCs w:val="18"/>
              </w:rPr>
              <w:t>Si el socio selecciona la opción de cancelar en cualquier momento antes de confirmar la creación de la PQRS: El sistema cancela la solicitud de creación de la PQRS.</w:t>
            </w:r>
          </w:p>
          <w:p w14:paraId="000001E8" w14:textId="77777777" w:rsidR="00500F2A" w:rsidRDefault="00EC7BAA">
            <w:pPr>
              <w:numPr>
                <w:ilvl w:val="0"/>
                <w:numId w:val="18"/>
              </w:numPr>
              <w:spacing w:line="240" w:lineRule="auto"/>
              <w:rPr>
                <w:rFonts w:ascii="Arial" w:eastAsia="Arial" w:hAnsi="Arial" w:cs="Arial"/>
                <w:sz w:val="18"/>
                <w:szCs w:val="18"/>
              </w:rPr>
            </w:pPr>
            <w:r>
              <w:rPr>
                <w:rFonts w:ascii="Arial" w:eastAsia="Arial" w:hAnsi="Arial" w:cs="Arial"/>
                <w:sz w:val="18"/>
                <w:szCs w:val="18"/>
              </w:rPr>
              <w:t>Los datos ingresados en el formulario son descartados.</w:t>
            </w:r>
          </w:p>
          <w:p w14:paraId="000001E9" w14:textId="77777777" w:rsidR="00500F2A" w:rsidRDefault="00EC7BAA">
            <w:pPr>
              <w:numPr>
                <w:ilvl w:val="0"/>
                <w:numId w:val="18"/>
              </w:numPr>
              <w:spacing w:line="240" w:lineRule="auto"/>
              <w:rPr>
                <w:rFonts w:ascii="Arial" w:eastAsia="Arial" w:hAnsi="Arial" w:cs="Arial"/>
                <w:sz w:val="18"/>
                <w:szCs w:val="18"/>
              </w:rPr>
            </w:pPr>
            <w:r>
              <w:rPr>
                <w:rFonts w:ascii="Arial" w:eastAsia="Arial" w:hAnsi="Arial" w:cs="Arial"/>
                <w:sz w:val="18"/>
                <w:szCs w:val="18"/>
              </w:rPr>
              <w:t>El sistema emite un mensaje que indi</w:t>
            </w:r>
            <w:r>
              <w:rPr>
                <w:rFonts w:ascii="Arial" w:eastAsia="Arial" w:hAnsi="Arial" w:cs="Arial"/>
                <w:sz w:val="18"/>
                <w:szCs w:val="18"/>
              </w:rPr>
              <w:t>ca que la creación de la PQRS ha sido cancelada.</w:t>
            </w:r>
          </w:p>
          <w:p w14:paraId="000001EA" w14:textId="77777777" w:rsidR="00500F2A" w:rsidRDefault="00500F2A">
            <w:pPr>
              <w:spacing w:line="240" w:lineRule="auto"/>
              <w:rPr>
                <w:rFonts w:ascii="Arial" w:eastAsia="Arial" w:hAnsi="Arial" w:cs="Arial"/>
                <w:sz w:val="18"/>
                <w:szCs w:val="18"/>
              </w:rPr>
            </w:pPr>
          </w:p>
        </w:tc>
      </w:tr>
      <w:tr w:rsidR="00500F2A" w14:paraId="609FF602" w14:textId="77777777">
        <w:tc>
          <w:tcPr>
            <w:tcW w:w="1920" w:type="dxa"/>
            <w:shd w:val="clear" w:color="auto" w:fill="4A86E8"/>
            <w:tcMar>
              <w:top w:w="100" w:type="dxa"/>
              <w:left w:w="100" w:type="dxa"/>
              <w:bottom w:w="100" w:type="dxa"/>
              <w:right w:w="100" w:type="dxa"/>
            </w:tcMar>
          </w:tcPr>
          <w:p w14:paraId="000001EB"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Excepción</w:t>
            </w:r>
          </w:p>
        </w:tc>
        <w:tc>
          <w:tcPr>
            <w:tcW w:w="6870" w:type="dxa"/>
            <w:shd w:val="clear" w:color="auto" w:fill="B0CDFF"/>
            <w:tcMar>
              <w:top w:w="100" w:type="dxa"/>
              <w:left w:w="100" w:type="dxa"/>
              <w:bottom w:w="100" w:type="dxa"/>
              <w:right w:w="100" w:type="dxa"/>
            </w:tcMar>
          </w:tcPr>
          <w:p w14:paraId="000001EC" w14:textId="77777777" w:rsidR="00500F2A" w:rsidRDefault="00EC7BAA">
            <w:pPr>
              <w:numPr>
                <w:ilvl w:val="0"/>
                <w:numId w:val="24"/>
              </w:numPr>
              <w:spacing w:line="240" w:lineRule="auto"/>
              <w:rPr>
                <w:rFonts w:ascii="Arial" w:eastAsia="Arial" w:hAnsi="Arial" w:cs="Arial"/>
                <w:sz w:val="18"/>
                <w:szCs w:val="18"/>
              </w:rPr>
            </w:pPr>
            <w:r>
              <w:rPr>
                <w:rFonts w:ascii="Arial" w:eastAsia="Arial" w:hAnsi="Arial" w:cs="Arial"/>
                <w:sz w:val="18"/>
                <w:szCs w:val="18"/>
              </w:rPr>
              <w:t>E-1: Si el sistema no puede validar los datos, emite un mensaje de error y solicita que se verifiquen los datos.</w:t>
            </w:r>
          </w:p>
        </w:tc>
      </w:tr>
    </w:tbl>
    <w:p w14:paraId="000001ED" w14:textId="77777777" w:rsidR="00500F2A" w:rsidRDefault="00500F2A">
      <w:pPr>
        <w:spacing w:line="276" w:lineRule="auto"/>
        <w:jc w:val="both"/>
        <w:rPr>
          <w:rFonts w:ascii="Arial" w:eastAsia="Arial" w:hAnsi="Arial" w:cs="Arial"/>
          <w:b/>
          <w:sz w:val="24"/>
          <w:szCs w:val="24"/>
        </w:rPr>
      </w:pPr>
    </w:p>
    <w:tbl>
      <w:tblPr>
        <w:tblStyle w:val="af0"/>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6870"/>
      </w:tblGrid>
      <w:tr w:rsidR="00500F2A" w14:paraId="73AD93D9" w14:textId="77777777">
        <w:trPr>
          <w:trHeight w:val="440"/>
        </w:trPr>
        <w:tc>
          <w:tcPr>
            <w:tcW w:w="8790" w:type="dxa"/>
            <w:gridSpan w:val="2"/>
            <w:shd w:val="clear" w:color="auto" w:fill="4A86E8"/>
            <w:tcMar>
              <w:top w:w="100" w:type="dxa"/>
              <w:left w:w="100" w:type="dxa"/>
              <w:bottom w:w="100" w:type="dxa"/>
              <w:right w:w="100" w:type="dxa"/>
            </w:tcMar>
          </w:tcPr>
          <w:p w14:paraId="000001EE" w14:textId="77777777" w:rsidR="00500F2A" w:rsidRDefault="00EC7BAA">
            <w:pPr>
              <w:spacing w:line="240" w:lineRule="auto"/>
              <w:jc w:val="center"/>
              <w:rPr>
                <w:rFonts w:ascii="Arial" w:eastAsia="Arial" w:hAnsi="Arial" w:cs="Arial"/>
                <w:b/>
                <w:color w:val="FFFFFF"/>
              </w:rPr>
            </w:pPr>
            <w:r>
              <w:rPr>
                <w:rFonts w:ascii="Arial" w:eastAsia="Arial" w:hAnsi="Arial" w:cs="Arial"/>
                <w:b/>
                <w:color w:val="FFFFFF"/>
              </w:rPr>
              <w:t>Documentación de caso de uso</w:t>
            </w:r>
          </w:p>
        </w:tc>
      </w:tr>
      <w:tr w:rsidR="00500F2A" w14:paraId="650DE5F7" w14:textId="77777777">
        <w:tc>
          <w:tcPr>
            <w:tcW w:w="1920" w:type="dxa"/>
            <w:shd w:val="clear" w:color="auto" w:fill="4A86E8"/>
            <w:tcMar>
              <w:top w:w="100" w:type="dxa"/>
              <w:left w:w="100" w:type="dxa"/>
              <w:bottom w:w="100" w:type="dxa"/>
              <w:right w:w="100" w:type="dxa"/>
            </w:tcMar>
          </w:tcPr>
          <w:p w14:paraId="000001F0"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Caso de uso</w:t>
            </w:r>
          </w:p>
        </w:tc>
        <w:tc>
          <w:tcPr>
            <w:tcW w:w="6870" w:type="dxa"/>
            <w:shd w:val="clear" w:color="auto" w:fill="B0CDFF"/>
            <w:tcMar>
              <w:top w:w="100" w:type="dxa"/>
              <w:left w:w="100" w:type="dxa"/>
              <w:bottom w:w="100" w:type="dxa"/>
              <w:right w:w="100" w:type="dxa"/>
            </w:tcMar>
          </w:tcPr>
          <w:p w14:paraId="000001F1"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Consultar Bovinos Asignados al Socio</w:t>
            </w:r>
          </w:p>
        </w:tc>
      </w:tr>
      <w:tr w:rsidR="00500F2A" w14:paraId="613C1191" w14:textId="77777777">
        <w:tc>
          <w:tcPr>
            <w:tcW w:w="1920" w:type="dxa"/>
            <w:shd w:val="clear" w:color="auto" w:fill="4A86E8"/>
            <w:tcMar>
              <w:top w:w="100" w:type="dxa"/>
              <w:left w:w="100" w:type="dxa"/>
              <w:bottom w:w="100" w:type="dxa"/>
              <w:right w:w="100" w:type="dxa"/>
            </w:tcMar>
          </w:tcPr>
          <w:p w14:paraId="000001F2"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Actores</w:t>
            </w:r>
          </w:p>
        </w:tc>
        <w:tc>
          <w:tcPr>
            <w:tcW w:w="6870" w:type="dxa"/>
            <w:shd w:val="clear" w:color="auto" w:fill="DBE8FF"/>
            <w:tcMar>
              <w:top w:w="100" w:type="dxa"/>
              <w:left w:w="100" w:type="dxa"/>
              <w:bottom w:w="100" w:type="dxa"/>
              <w:right w:w="100" w:type="dxa"/>
            </w:tcMar>
          </w:tcPr>
          <w:p w14:paraId="000001F3"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Socio</w:t>
            </w:r>
          </w:p>
        </w:tc>
      </w:tr>
      <w:tr w:rsidR="00500F2A" w14:paraId="587AC389" w14:textId="77777777">
        <w:tc>
          <w:tcPr>
            <w:tcW w:w="1920" w:type="dxa"/>
            <w:shd w:val="clear" w:color="auto" w:fill="4A86E8"/>
            <w:tcMar>
              <w:top w:w="100" w:type="dxa"/>
              <w:left w:w="100" w:type="dxa"/>
              <w:bottom w:w="100" w:type="dxa"/>
              <w:right w:w="100" w:type="dxa"/>
            </w:tcMar>
          </w:tcPr>
          <w:p w14:paraId="000001F4"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Tipo Propósito</w:t>
            </w:r>
          </w:p>
        </w:tc>
        <w:tc>
          <w:tcPr>
            <w:tcW w:w="6870" w:type="dxa"/>
            <w:shd w:val="clear" w:color="auto" w:fill="B0CDFF"/>
            <w:tcMar>
              <w:top w:w="100" w:type="dxa"/>
              <w:left w:w="100" w:type="dxa"/>
              <w:bottom w:w="100" w:type="dxa"/>
              <w:right w:w="100" w:type="dxa"/>
            </w:tcMar>
          </w:tcPr>
          <w:p w14:paraId="000001F5"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Extendido</w:t>
            </w:r>
          </w:p>
        </w:tc>
      </w:tr>
      <w:tr w:rsidR="00500F2A" w14:paraId="78AC5321" w14:textId="77777777">
        <w:tc>
          <w:tcPr>
            <w:tcW w:w="1920" w:type="dxa"/>
            <w:shd w:val="clear" w:color="auto" w:fill="4A86E8"/>
            <w:tcMar>
              <w:top w:w="100" w:type="dxa"/>
              <w:left w:w="100" w:type="dxa"/>
              <w:bottom w:w="100" w:type="dxa"/>
              <w:right w:w="100" w:type="dxa"/>
            </w:tcMar>
          </w:tcPr>
          <w:p w14:paraId="000001F6"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Descripción</w:t>
            </w:r>
          </w:p>
        </w:tc>
        <w:tc>
          <w:tcPr>
            <w:tcW w:w="6870" w:type="dxa"/>
            <w:shd w:val="clear" w:color="auto" w:fill="DDE9FC"/>
            <w:tcMar>
              <w:top w:w="100" w:type="dxa"/>
              <w:left w:w="100" w:type="dxa"/>
              <w:bottom w:w="100" w:type="dxa"/>
              <w:right w:w="100" w:type="dxa"/>
            </w:tcMar>
          </w:tcPr>
          <w:p w14:paraId="000001F7"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Este caso de uso permite a un socio de la finca ganadera consultar los bovinos que le han sido asignados en el sistema. El socio puede acceder a una lista de bovinos que posee, incluyendo detalles como edad, sexo, peso, etapa de vida, producción láctea, ma</w:t>
            </w:r>
            <w:r>
              <w:rPr>
                <w:rFonts w:ascii="Arial" w:eastAsia="Arial" w:hAnsi="Arial" w:cs="Arial"/>
                <w:sz w:val="18"/>
                <w:szCs w:val="18"/>
              </w:rPr>
              <w:t>dre, padre, desarrollo y estado de salud</w:t>
            </w:r>
          </w:p>
        </w:tc>
      </w:tr>
      <w:tr w:rsidR="00500F2A" w14:paraId="05FE1C91" w14:textId="77777777">
        <w:tc>
          <w:tcPr>
            <w:tcW w:w="1920" w:type="dxa"/>
            <w:shd w:val="clear" w:color="auto" w:fill="4A86E8"/>
            <w:tcMar>
              <w:top w:w="100" w:type="dxa"/>
              <w:left w:w="100" w:type="dxa"/>
              <w:bottom w:w="100" w:type="dxa"/>
              <w:right w:w="100" w:type="dxa"/>
            </w:tcMar>
          </w:tcPr>
          <w:p w14:paraId="000001F8"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Precondición</w:t>
            </w:r>
          </w:p>
        </w:tc>
        <w:tc>
          <w:tcPr>
            <w:tcW w:w="6870" w:type="dxa"/>
            <w:shd w:val="clear" w:color="auto" w:fill="B0CDFF"/>
            <w:tcMar>
              <w:top w:w="100" w:type="dxa"/>
              <w:left w:w="100" w:type="dxa"/>
              <w:bottom w:w="100" w:type="dxa"/>
              <w:right w:w="100" w:type="dxa"/>
            </w:tcMar>
          </w:tcPr>
          <w:p w14:paraId="000001F9" w14:textId="77777777" w:rsidR="00500F2A" w:rsidRDefault="00EC7BAA">
            <w:pPr>
              <w:numPr>
                <w:ilvl w:val="0"/>
                <w:numId w:val="16"/>
              </w:numPr>
              <w:spacing w:line="240" w:lineRule="auto"/>
              <w:rPr>
                <w:rFonts w:ascii="Arial" w:eastAsia="Arial" w:hAnsi="Arial" w:cs="Arial"/>
                <w:sz w:val="18"/>
                <w:szCs w:val="18"/>
              </w:rPr>
            </w:pPr>
            <w:r>
              <w:rPr>
                <w:rFonts w:ascii="Arial" w:eastAsia="Arial" w:hAnsi="Arial" w:cs="Arial"/>
                <w:sz w:val="18"/>
                <w:szCs w:val="18"/>
              </w:rPr>
              <w:t>El socio ha iniciado sesión en el sistema.</w:t>
            </w:r>
          </w:p>
          <w:p w14:paraId="000001FA" w14:textId="77777777" w:rsidR="00500F2A" w:rsidRDefault="00EC7BAA">
            <w:pPr>
              <w:numPr>
                <w:ilvl w:val="0"/>
                <w:numId w:val="16"/>
              </w:numPr>
              <w:spacing w:line="240" w:lineRule="auto"/>
              <w:rPr>
                <w:rFonts w:ascii="Arial" w:eastAsia="Arial" w:hAnsi="Arial" w:cs="Arial"/>
                <w:sz w:val="18"/>
                <w:szCs w:val="18"/>
              </w:rPr>
            </w:pPr>
            <w:r>
              <w:rPr>
                <w:rFonts w:ascii="Arial" w:eastAsia="Arial" w:hAnsi="Arial" w:cs="Arial"/>
                <w:sz w:val="18"/>
                <w:szCs w:val="18"/>
              </w:rPr>
              <w:t>Se han asignado bovinos al socio previamente.</w:t>
            </w:r>
          </w:p>
        </w:tc>
      </w:tr>
      <w:tr w:rsidR="00500F2A" w14:paraId="009A98A8" w14:textId="77777777">
        <w:tc>
          <w:tcPr>
            <w:tcW w:w="1920" w:type="dxa"/>
            <w:shd w:val="clear" w:color="auto" w:fill="4A86E8"/>
            <w:tcMar>
              <w:top w:w="100" w:type="dxa"/>
              <w:left w:w="100" w:type="dxa"/>
              <w:bottom w:w="100" w:type="dxa"/>
              <w:right w:w="100" w:type="dxa"/>
            </w:tcMar>
          </w:tcPr>
          <w:p w14:paraId="000001FB"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Poscondiciones</w:t>
            </w:r>
          </w:p>
        </w:tc>
        <w:tc>
          <w:tcPr>
            <w:tcW w:w="6870" w:type="dxa"/>
            <w:shd w:val="clear" w:color="auto" w:fill="DDE9FC"/>
            <w:tcMar>
              <w:top w:w="100" w:type="dxa"/>
              <w:left w:w="100" w:type="dxa"/>
              <w:bottom w:w="100" w:type="dxa"/>
              <w:right w:w="100" w:type="dxa"/>
            </w:tcMar>
          </w:tcPr>
          <w:p w14:paraId="000001FC" w14:textId="77777777" w:rsidR="00500F2A" w:rsidRDefault="00EC7BAA">
            <w:pPr>
              <w:numPr>
                <w:ilvl w:val="0"/>
                <w:numId w:val="11"/>
              </w:numPr>
              <w:spacing w:line="240" w:lineRule="auto"/>
              <w:rPr>
                <w:rFonts w:ascii="Arial" w:eastAsia="Arial" w:hAnsi="Arial" w:cs="Arial"/>
                <w:sz w:val="18"/>
                <w:szCs w:val="18"/>
              </w:rPr>
            </w:pPr>
            <w:r>
              <w:rPr>
                <w:rFonts w:ascii="Arial" w:eastAsia="Arial" w:hAnsi="Arial" w:cs="Arial"/>
                <w:sz w:val="18"/>
                <w:szCs w:val="18"/>
              </w:rPr>
              <w:t>El sistema muestra al socio una lista actualizada de los bovinos asignados.</w:t>
            </w:r>
          </w:p>
          <w:p w14:paraId="000001FD" w14:textId="77777777" w:rsidR="00500F2A" w:rsidRDefault="00EC7BAA">
            <w:pPr>
              <w:numPr>
                <w:ilvl w:val="0"/>
                <w:numId w:val="11"/>
              </w:numPr>
              <w:spacing w:line="240" w:lineRule="auto"/>
              <w:rPr>
                <w:rFonts w:ascii="Arial" w:eastAsia="Arial" w:hAnsi="Arial" w:cs="Arial"/>
                <w:sz w:val="18"/>
                <w:szCs w:val="18"/>
              </w:rPr>
            </w:pPr>
            <w:r>
              <w:rPr>
                <w:rFonts w:ascii="Arial" w:eastAsia="Arial" w:hAnsi="Arial" w:cs="Arial"/>
                <w:sz w:val="18"/>
                <w:szCs w:val="18"/>
              </w:rPr>
              <w:lastRenderedPageBreak/>
              <w:t>El socio puede tomar decisiones informadas sobre la gestión de sus bovinos.</w:t>
            </w:r>
          </w:p>
        </w:tc>
      </w:tr>
      <w:tr w:rsidR="00500F2A" w14:paraId="45DF1E6D" w14:textId="77777777">
        <w:tc>
          <w:tcPr>
            <w:tcW w:w="1920" w:type="dxa"/>
            <w:shd w:val="clear" w:color="auto" w:fill="4A86E8"/>
            <w:tcMar>
              <w:top w:w="100" w:type="dxa"/>
              <w:left w:w="100" w:type="dxa"/>
              <w:bottom w:w="100" w:type="dxa"/>
              <w:right w:w="100" w:type="dxa"/>
            </w:tcMar>
          </w:tcPr>
          <w:p w14:paraId="000001FE"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lastRenderedPageBreak/>
              <w:t>Flujo normal</w:t>
            </w:r>
          </w:p>
        </w:tc>
        <w:tc>
          <w:tcPr>
            <w:tcW w:w="6870" w:type="dxa"/>
            <w:shd w:val="clear" w:color="auto" w:fill="B0CDFF"/>
            <w:tcMar>
              <w:top w:w="100" w:type="dxa"/>
              <w:left w:w="100" w:type="dxa"/>
              <w:bottom w:w="100" w:type="dxa"/>
              <w:right w:w="100" w:type="dxa"/>
            </w:tcMar>
          </w:tcPr>
          <w:p w14:paraId="000001FF" w14:textId="77777777" w:rsidR="00500F2A" w:rsidRDefault="00EC7BAA">
            <w:pPr>
              <w:numPr>
                <w:ilvl w:val="0"/>
                <w:numId w:val="22"/>
              </w:numPr>
              <w:spacing w:line="240" w:lineRule="auto"/>
              <w:rPr>
                <w:rFonts w:ascii="Arial" w:eastAsia="Arial" w:hAnsi="Arial" w:cs="Arial"/>
                <w:sz w:val="18"/>
                <w:szCs w:val="18"/>
              </w:rPr>
            </w:pPr>
            <w:r>
              <w:rPr>
                <w:rFonts w:ascii="Arial" w:eastAsia="Arial" w:hAnsi="Arial" w:cs="Arial"/>
                <w:sz w:val="18"/>
                <w:szCs w:val="18"/>
              </w:rPr>
              <w:t>Si el socio no tiene bovinos asignados:</w:t>
            </w:r>
          </w:p>
          <w:p w14:paraId="00000200" w14:textId="77777777" w:rsidR="00500F2A" w:rsidRDefault="00EC7BAA">
            <w:pPr>
              <w:numPr>
                <w:ilvl w:val="0"/>
                <w:numId w:val="22"/>
              </w:numPr>
              <w:spacing w:line="240" w:lineRule="auto"/>
              <w:rPr>
                <w:rFonts w:ascii="Arial" w:eastAsia="Arial" w:hAnsi="Arial" w:cs="Arial"/>
                <w:sz w:val="18"/>
                <w:szCs w:val="18"/>
              </w:rPr>
            </w:pPr>
            <w:r>
              <w:rPr>
                <w:rFonts w:ascii="Arial" w:eastAsia="Arial" w:hAnsi="Arial" w:cs="Arial"/>
                <w:sz w:val="18"/>
                <w:szCs w:val="18"/>
              </w:rPr>
              <w:t>El sistema muestra un mensaje que indica que el socio no tiene bovinos asignados.</w:t>
            </w:r>
          </w:p>
          <w:p w14:paraId="00000201" w14:textId="77777777" w:rsidR="00500F2A" w:rsidRDefault="00EC7BAA">
            <w:pPr>
              <w:numPr>
                <w:ilvl w:val="0"/>
                <w:numId w:val="22"/>
              </w:numPr>
              <w:spacing w:line="240" w:lineRule="auto"/>
              <w:rPr>
                <w:rFonts w:ascii="Arial" w:eastAsia="Arial" w:hAnsi="Arial" w:cs="Arial"/>
                <w:sz w:val="18"/>
                <w:szCs w:val="18"/>
              </w:rPr>
            </w:pPr>
            <w:r>
              <w:rPr>
                <w:rFonts w:ascii="Arial" w:eastAsia="Arial" w:hAnsi="Arial" w:cs="Arial"/>
                <w:sz w:val="18"/>
                <w:szCs w:val="18"/>
              </w:rPr>
              <w:t>El sistema no muestra una lista de bovinos.</w:t>
            </w:r>
          </w:p>
        </w:tc>
      </w:tr>
      <w:tr w:rsidR="00500F2A" w14:paraId="1B9F1AAF" w14:textId="77777777">
        <w:tc>
          <w:tcPr>
            <w:tcW w:w="1920" w:type="dxa"/>
            <w:shd w:val="clear" w:color="auto" w:fill="4A86E8"/>
            <w:tcMar>
              <w:top w:w="100" w:type="dxa"/>
              <w:left w:w="100" w:type="dxa"/>
              <w:bottom w:w="100" w:type="dxa"/>
              <w:right w:w="100" w:type="dxa"/>
            </w:tcMar>
          </w:tcPr>
          <w:p w14:paraId="00000202"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Flujo alternativo</w:t>
            </w:r>
          </w:p>
        </w:tc>
        <w:tc>
          <w:tcPr>
            <w:tcW w:w="6870" w:type="dxa"/>
            <w:shd w:val="clear" w:color="auto" w:fill="DBE8FF"/>
            <w:tcMar>
              <w:top w:w="100" w:type="dxa"/>
              <w:left w:w="100" w:type="dxa"/>
              <w:bottom w:w="100" w:type="dxa"/>
              <w:right w:w="100" w:type="dxa"/>
            </w:tcMar>
          </w:tcPr>
          <w:p w14:paraId="00000203"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Si el administrador no completa todos los campos obligatorios, el sistema emite un mensaje de error y solicita que se completen los campos requeridos.</w:t>
            </w:r>
          </w:p>
          <w:p w14:paraId="00000204"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Si el administrador decide cancelar la operación antes de confirmarla, el sistema desc</w:t>
            </w:r>
            <w:r>
              <w:rPr>
                <w:rFonts w:ascii="Arial" w:eastAsia="Arial" w:hAnsi="Arial" w:cs="Arial"/>
                <w:sz w:val="18"/>
                <w:szCs w:val="18"/>
              </w:rPr>
              <w:t>arta los datos introducidos.</w:t>
            </w:r>
          </w:p>
        </w:tc>
      </w:tr>
      <w:tr w:rsidR="00500F2A" w14:paraId="41CF7DC5" w14:textId="77777777">
        <w:tc>
          <w:tcPr>
            <w:tcW w:w="1920" w:type="dxa"/>
            <w:shd w:val="clear" w:color="auto" w:fill="4A86E8"/>
            <w:tcMar>
              <w:top w:w="100" w:type="dxa"/>
              <w:left w:w="100" w:type="dxa"/>
              <w:bottom w:w="100" w:type="dxa"/>
              <w:right w:w="100" w:type="dxa"/>
            </w:tcMar>
          </w:tcPr>
          <w:p w14:paraId="00000205"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Excepción</w:t>
            </w:r>
          </w:p>
        </w:tc>
        <w:tc>
          <w:tcPr>
            <w:tcW w:w="6870" w:type="dxa"/>
            <w:shd w:val="clear" w:color="auto" w:fill="B0CDFF"/>
            <w:tcMar>
              <w:top w:w="100" w:type="dxa"/>
              <w:left w:w="100" w:type="dxa"/>
              <w:bottom w:w="100" w:type="dxa"/>
              <w:right w:w="100" w:type="dxa"/>
            </w:tcMar>
          </w:tcPr>
          <w:p w14:paraId="00000206" w14:textId="77777777" w:rsidR="00500F2A" w:rsidRDefault="00EC7BAA">
            <w:pPr>
              <w:numPr>
                <w:ilvl w:val="0"/>
                <w:numId w:val="19"/>
              </w:numPr>
              <w:spacing w:line="240" w:lineRule="auto"/>
              <w:rPr>
                <w:rFonts w:ascii="Arial" w:eastAsia="Arial" w:hAnsi="Arial" w:cs="Arial"/>
                <w:sz w:val="18"/>
                <w:szCs w:val="18"/>
              </w:rPr>
            </w:pPr>
            <w:r>
              <w:rPr>
                <w:rFonts w:ascii="Arial" w:eastAsia="Arial" w:hAnsi="Arial" w:cs="Arial"/>
                <w:sz w:val="18"/>
                <w:szCs w:val="18"/>
              </w:rPr>
              <w:t>E-1: Si no se han asignado bovinos al socio, el sistema muestra un mensaje informativo indicando que no hay bovinos asignados.</w:t>
            </w:r>
          </w:p>
        </w:tc>
      </w:tr>
    </w:tbl>
    <w:p w14:paraId="00000207" w14:textId="77777777" w:rsidR="00500F2A" w:rsidRDefault="00500F2A">
      <w:pPr>
        <w:spacing w:line="276" w:lineRule="auto"/>
        <w:jc w:val="both"/>
        <w:rPr>
          <w:rFonts w:ascii="Arial" w:eastAsia="Arial" w:hAnsi="Arial" w:cs="Arial"/>
          <w:b/>
          <w:sz w:val="24"/>
          <w:szCs w:val="24"/>
        </w:rPr>
      </w:pPr>
    </w:p>
    <w:p w14:paraId="00000208" w14:textId="77777777" w:rsidR="00500F2A" w:rsidRDefault="00500F2A">
      <w:pPr>
        <w:spacing w:line="276" w:lineRule="auto"/>
        <w:jc w:val="both"/>
        <w:rPr>
          <w:rFonts w:ascii="Arial" w:eastAsia="Arial" w:hAnsi="Arial" w:cs="Arial"/>
          <w:b/>
          <w:sz w:val="24"/>
          <w:szCs w:val="24"/>
        </w:rPr>
      </w:pPr>
    </w:p>
    <w:tbl>
      <w:tblPr>
        <w:tblStyle w:val="af1"/>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6870"/>
      </w:tblGrid>
      <w:tr w:rsidR="00500F2A" w14:paraId="5018D25F" w14:textId="77777777">
        <w:trPr>
          <w:trHeight w:val="440"/>
        </w:trPr>
        <w:tc>
          <w:tcPr>
            <w:tcW w:w="8790" w:type="dxa"/>
            <w:gridSpan w:val="2"/>
            <w:shd w:val="clear" w:color="auto" w:fill="4A86E8"/>
            <w:tcMar>
              <w:top w:w="100" w:type="dxa"/>
              <w:left w:w="100" w:type="dxa"/>
              <w:bottom w:w="100" w:type="dxa"/>
              <w:right w:w="100" w:type="dxa"/>
            </w:tcMar>
          </w:tcPr>
          <w:p w14:paraId="00000209" w14:textId="77777777" w:rsidR="00500F2A" w:rsidRDefault="00EC7BAA">
            <w:pPr>
              <w:spacing w:line="240" w:lineRule="auto"/>
              <w:jc w:val="center"/>
              <w:rPr>
                <w:rFonts w:ascii="Arial" w:eastAsia="Arial" w:hAnsi="Arial" w:cs="Arial"/>
                <w:b/>
                <w:color w:val="FFFFFF"/>
              </w:rPr>
            </w:pPr>
            <w:r>
              <w:rPr>
                <w:rFonts w:ascii="Arial" w:eastAsia="Arial" w:hAnsi="Arial" w:cs="Arial"/>
                <w:b/>
                <w:color w:val="FFFFFF"/>
              </w:rPr>
              <w:t>Documentación de caso de uso</w:t>
            </w:r>
          </w:p>
        </w:tc>
      </w:tr>
      <w:tr w:rsidR="00500F2A" w14:paraId="634B5E40" w14:textId="77777777">
        <w:tc>
          <w:tcPr>
            <w:tcW w:w="1920" w:type="dxa"/>
            <w:shd w:val="clear" w:color="auto" w:fill="4A86E8"/>
            <w:tcMar>
              <w:top w:w="100" w:type="dxa"/>
              <w:left w:w="100" w:type="dxa"/>
              <w:bottom w:w="100" w:type="dxa"/>
              <w:right w:w="100" w:type="dxa"/>
            </w:tcMar>
          </w:tcPr>
          <w:p w14:paraId="0000020B"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Caso de uso</w:t>
            </w:r>
          </w:p>
        </w:tc>
        <w:tc>
          <w:tcPr>
            <w:tcW w:w="6870" w:type="dxa"/>
            <w:shd w:val="clear" w:color="auto" w:fill="B0CDFF"/>
            <w:tcMar>
              <w:top w:w="100" w:type="dxa"/>
              <w:left w:w="100" w:type="dxa"/>
              <w:bottom w:w="100" w:type="dxa"/>
              <w:right w:w="100" w:type="dxa"/>
            </w:tcMar>
          </w:tcPr>
          <w:p w14:paraId="0000020C"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Crear Registro de Novedad por parte del Administrador</w:t>
            </w:r>
          </w:p>
        </w:tc>
      </w:tr>
      <w:tr w:rsidR="00500F2A" w14:paraId="5D6BB1FD" w14:textId="77777777">
        <w:tc>
          <w:tcPr>
            <w:tcW w:w="1920" w:type="dxa"/>
            <w:shd w:val="clear" w:color="auto" w:fill="4A86E8"/>
            <w:tcMar>
              <w:top w:w="100" w:type="dxa"/>
              <w:left w:w="100" w:type="dxa"/>
              <w:bottom w:w="100" w:type="dxa"/>
              <w:right w:w="100" w:type="dxa"/>
            </w:tcMar>
          </w:tcPr>
          <w:p w14:paraId="0000020D"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Actores</w:t>
            </w:r>
          </w:p>
        </w:tc>
        <w:tc>
          <w:tcPr>
            <w:tcW w:w="6870" w:type="dxa"/>
            <w:shd w:val="clear" w:color="auto" w:fill="DBE8FF"/>
            <w:tcMar>
              <w:top w:w="100" w:type="dxa"/>
              <w:left w:w="100" w:type="dxa"/>
              <w:bottom w:w="100" w:type="dxa"/>
              <w:right w:w="100" w:type="dxa"/>
            </w:tcMar>
          </w:tcPr>
          <w:p w14:paraId="0000020E"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Administrador</w:t>
            </w:r>
          </w:p>
        </w:tc>
      </w:tr>
      <w:tr w:rsidR="00500F2A" w14:paraId="0798109A" w14:textId="77777777">
        <w:tc>
          <w:tcPr>
            <w:tcW w:w="1920" w:type="dxa"/>
            <w:shd w:val="clear" w:color="auto" w:fill="4A86E8"/>
            <w:tcMar>
              <w:top w:w="100" w:type="dxa"/>
              <w:left w:w="100" w:type="dxa"/>
              <w:bottom w:w="100" w:type="dxa"/>
              <w:right w:w="100" w:type="dxa"/>
            </w:tcMar>
          </w:tcPr>
          <w:p w14:paraId="0000020F"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Tipo Propósito</w:t>
            </w:r>
          </w:p>
        </w:tc>
        <w:tc>
          <w:tcPr>
            <w:tcW w:w="6870" w:type="dxa"/>
            <w:shd w:val="clear" w:color="auto" w:fill="B0CDFF"/>
            <w:tcMar>
              <w:top w:w="100" w:type="dxa"/>
              <w:left w:w="100" w:type="dxa"/>
              <w:bottom w:w="100" w:type="dxa"/>
              <w:right w:w="100" w:type="dxa"/>
            </w:tcMar>
          </w:tcPr>
          <w:p w14:paraId="00000210"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Extendido</w:t>
            </w:r>
          </w:p>
        </w:tc>
      </w:tr>
      <w:tr w:rsidR="00500F2A" w14:paraId="6FC1A7AE" w14:textId="77777777">
        <w:tc>
          <w:tcPr>
            <w:tcW w:w="1920" w:type="dxa"/>
            <w:shd w:val="clear" w:color="auto" w:fill="4A86E8"/>
            <w:tcMar>
              <w:top w:w="100" w:type="dxa"/>
              <w:left w:w="100" w:type="dxa"/>
              <w:bottom w:w="100" w:type="dxa"/>
              <w:right w:w="100" w:type="dxa"/>
            </w:tcMar>
          </w:tcPr>
          <w:p w14:paraId="00000211"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Descripción</w:t>
            </w:r>
          </w:p>
        </w:tc>
        <w:tc>
          <w:tcPr>
            <w:tcW w:w="6870" w:type="dxa"/>
            <w:shd w:val="clear" w:color="auto" w:fill="DDE9FC"/>
            <w:tcMar>
              <w:top w:w="100" w:type="dxa"/>
              <w:left w:w="100" w:type="dxa"/>
              <w:bottom w:w="100" w:type="dxa"/>
              <w:right w:w="100" w:type="dxa"/>
            </w:tcMar>
          </w:tcPr>
          <w:p w14:paraId="00000212" w14:textId="77777777" w:rsidR="00500F2A" w:rsidRDefault="00EC7BAA">
            <w:pPr>
              <w:spacing w:line="240" w:lineRule="auto"/>
              <w:rPr>
                <w:rFonts w:ascii="Arial" w:eastAsia="Arial" w:hAnsi="Arial" w:cs="Arial"/>
                <w:sz w:val="18"/>
                <w:szCs w:val="18"/>
              </w:rPr>
            </w:pPr>
            <w:r>
              <w:rPr>
                <w:rFonts w:ascii="Arial" w:eastAsia="Arial" w:hAnsi="Arial" w:cs="Arial"/>
                <w:sz w:val="18"/>
                <w:szCs w:val="18"/>
              </w:rPr>
              <w:t>Este caso de uso permite al administrador de la finca ganadera registrar eventos o novedades que afecten a los bovinos, como enfermedades o cambios en su estado de salud. El administrador puede ingresar detalles sobre estos eventos, incluyendo la fecha, el</w:t>
            </w:r>
            <w:r>
              <w:rPr>
                <w:rFonts w:ascii="Arial" w:eastAsia="Arial" w:hAnsi="Arial" w:cs="Arial"/>
                <w:sz w:val="18"/>
                <w:szCs w:val="18"/>
              </w:rPr>
              <w:t xml:space="preserve"> tipo de evento y observaciones adicionales.</w:t>
            </w:r>
          </w:p>
        </w:tc>
      </w:tr>
      <w:tr w:rsidR="00500F2A" w14:paraId="734A9FD7" w14:textId="77777777">
        <w:tc>
          <w:tcPr>
            <w:tcW w:w="1920" w:type="dxa"/>
            <w:shd w:val="clear" w:color="auto" w:fill="4A86E8"/>
            <w:tcMar>
              <w:top w:w="100" w:type="dxa"/>
              <w:left w:w="100" w:type="dxa"/>
              <w:bottom w:w="100" w:type="dxa"/>
              <w:right w:w="100" w:type="dxa"/>
            </w:tcMar>
          </w:tcPr>
          <w:p w14:paraId="00000213"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Precondición</w:t>
            </w:r>
          </w:p>
        </w:tc>
        <w:tc>
          <w:tcPr>
            <w:tcW w:w="6870" w:type="dxa"/>
            <w:shd w:val="clear" w:color="auto" w:fill="B0CDFF"/>
            <w:tcMar>
              <w:top w:w="100" w:type="dxa"/>
              <w:left w:w="100" w:type="dxa"/>
              <w:bottom w:w="100" w:type="dxa"/>
              <w:right w:w="100" w:type="dxa"/>
            </w:tcMar>
          </w:tcPr>
          <w:p w14:paraId="00000214" w14:textId="77777777" w:rsidR="00500F2A" w:rsidRDefault="00EC7BAA">
            <w:pPr>
              <w:numPr>
                <w:ilvl w:val="0"/>
                <w:numId w:val="14"/>
              </w:numPr>
              <w:spacing w:line="240" w:lineRule="auto"/>
              <w:rPr>
                <w:rFonts w:ascii="Arial" w:eastAsia="Arial" w:hAnsi="Arial" w:cs="Arial"/>
                <w:sz w:val="18"/>
                <w:szCs w:val="18"/>
              </w:rPr>
            </w:pPr>
            <w:r>
              <w:rPr>
                <w:rFonts w:ascii="Arial" w:eastAsia="Arial" w:hAnsi="Arial" w:cs="Arial"/>
                <w:sz w:val="18"/>
                <w:szCs w:val="18"/>
              </w:rPr>
              <w:t>El administrador ha iniciado sesión en el sistema.</w:t>
            </w:r>
          </w:p>
        </w:tc>
      </w:tr>
      <w:tr w:rsidR="00500F2A" w14:paraId="10E2EF06" w14:textId="77777777">
        <w:tc>
          <w:tcPr>
            <w:tcW w:w="1920" w:type="dxa"/>
            <w:shd w:val="clear" w:color="auto" w:fill="4A86E8"/>
            <w:tcMar>
              <w:top w:w="100" w:type="dxa"/>
              <w:left w:w="100" w:type="dxa"/>
              <w:bottom w:w="100" w:type="dxa"/>
              <w:right w:w="100" w:type="dxa"/>
            </w:tcMar>
          </w:tcPr>
          <w:p w14:paraId="00000215"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Poscondiciones</w:t>
            </w:r>
          </w:p>
        </w:tc>
        <w:tc>
          <w:tcPr>
            <w:tcW w:w="6870" w:type="dxa"/>
            <w:shd w:val="clear" w:color="auto" w:fill="DDE9FC"/>
            <w:tcMar>
              <w:top w:w="100" w:type="dxa"/>
              <w:left w:w="100" w:type="dxa"/>
              <w:bottom w:w="100" w:type="dxa"/>
              <w:right w:w="100" w:type="dxa"/>
            </w:tcMar>
          </w:tcPr>
          <w:p w14:paraId="00000216" w14:textId="77777777" w:rsidR="00500F2A" w:rsidRDefault="00EC7BAA">
            <w:pPr>
              <w:numPr>
                <w:ilvl w:val="0"/>
                <w:numId w:val="17"/>
              </w:numPr>
              <w:spacing w:line="240" w:lineRule="auto"/>
              <w:rPr>
                <w:rFonts w:ascii="Arial" w:eastAsia="Arial" w:hAnsi="Arial" w:cs="Arial"/>
                <w:sz w:val="18"/>
                <w:szCs w:val="18"/>
              </w:rPr>
            </w:pPr>
            <w:r>
              <w:rPr>
                <w:rFonts w:ascii="Arial" w:eastAsia="Arial" w:hAnsi="Arial" w:cs="Arial"/>
                <w:sz w:val="18"/>
                <w:szCs w:val="18"/>
              </w:rPr>
              <w:t>El sistema registra la novedad o evento relacionado con los bovinos y almacena la información.</w:t>
            </w:r>
          </w:p>
          <w:p w14:paraId="00000217" w14:textId="77777777" w:rsidR="00500F2A" w:rsidRDefault="00EC7BAA">
            <w:pPr>
              <w:numPr>
                <w:ilvl w:val="0"/>
                <w:numId w:val="17"/>
              </w:numPr>
              <w:spacing w:line="240" w:lineRule="auto"/>
              <w:rPr>
                <w:rFonts w:ascii="Arial" w:eastAsia="Arial" w:hAnsi="Arial" w:cs="Arial"/>
                <w:sz w:val="18"/>
                <w:szCs w:val="18"/>
              </w:rPr>
            </w:pPr>
            <w:r>
              <w:rPr>
                <w:rFonts w:ascii="Arial" w:eastAsia="Arial" w:hAnsi="Arial" w:cs="Arial"/>
                <w:sz w:val="18"/>
                <w:szCs w:val="18"/>
              </w:rPr>
              <w:t>Los eventos o novedades quedan vinculados a los bovinos correspondientes para un seguimiento adecuado.</w:t>
            </w:r>
          </w:p>
        </w:tc>
      </w:tr>
      <w:tr w:rsidR="00500F2A" w14:paraId="6CF86CA7" w14:textId="77777777">
        <w:tc>
          <w:tcPr>
            <w:tcW w:w="1920" w:type="dxa"/>
            <w:shd w:val="clear" w:color="auto" w:fill="4A86E8"/>
            <w:tcMar>
              <w:top w:w="100" w:type="dxa"/>
              <w:left w:w="100" w:type="dxa"/>
              <w:bottom w:w="100" w:type="dxa"/>
              <w:right w:w="100" w:type="dxa"/>
            </w:tcMar>
          </w:tcPr>
          <w:p w14:paraId="00000218"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Flujo normal</w:t>
            </w:r>
          </w:p>
        </w:tc>
        <w:tc>
          <w:tcPr>
            <w:tcW w:w="6870" w:type="dxa"/>
            <w:shd w:val="clear" w:color="auto" w:fill="B0CDFF"/>
            <w:tcMar>
              <w:top w:w="100" w:type="dxa"/>
              <w:left w:w="100" w:type="dxa"/>
              <w:bottom w:w="100" w:type="dxa"/>
              <w:right w:w="100" w:type="dxa"/>
            </w:tcMar>
          </w:tcPr>
          <w:p w14:paraId="00000219" w14:textId="77777777" w:rsidR="00500F2A" w:rsidRDefault="00EC7BAA">
            <w:pPr>
              <w:numPr>
                <w:ilvl w:val="0"/>
                <w:numId w:val="26"/>
              </w:numPr>
              <w:spacing w:line="240" w:lineRule="auto"/>
              <w:rPr>
                <w:rFonts w:ascii="Arial" w:eastAsia="Arial" w:hAnsi="Arial" w:cs="Arial"/>
                <w:sz w:val="18"/>
                <w:szCs w:val="18"/>
              </w:rPr>
            </w:pPr>
            <w:r>
              <w:rPr>
                <w:rFonts w:ascii="Arial" w:eastAsia="Arial" w:hAnsi="Arial" w:cs="Arial"/>
                <w:sz w:val="18"/>
                <w:szCs w:val="18"/>
              </w:rPr>
              <w:t>El administrador selecciona la opción de crear un nuevo registro de novedad.</w:t>
            </w:r>
          </w:p>
          <w:p w14:paraId="0000021A" w14:textId="77777777" w:rsidR="00500F2A" w:rsidRDefault="00EC7BAA">
            <w:pPr>
              <w:numPr>
                <w:ilvl w:val="0"/>
                <w:numId w:val="26"/>
              </w:numPr>
              <w:spacing w:line="240" w:lineRule="auto"/>
              <w:rPr>
                <w:rFonts w:ascii="Arial" w:eastAsia="Arial" w:hAnsi="Arial" w:cs="Arial"/>
                <w:sz w:val="18"/>
                <w:szCs w:val="18"/>
              </w:rPr>
            </w:pPr>
            <w:r>
              <w:rPr>
                <w:rFonts w:ascii="Arial" w:eastAsia="Arial" w:hAnsi="Arial" w:cs="Arial"/>
                <w:sz w:val="18"/>
                <w:szCs w:val="18"/>
              </w:rPr>
              <w:t>El sistema muestra un formulario para ingresar los detalles de</w:t>
            </w:r>
            <w:r>
              <w:rPr>
                <w:rFonts w:ascii="Arial" w:eastAsia="Arial" w:hAnsi="Arial" w:cs="Arial"/>
                <w:sz w:val="18"/>
                <w:szCs w:val="18"/>
              </w:rPr>
              <w:t xml:space="preserve"> la novedad.</w:t>
            </w:r>
          </w:p>
          <w:p w14:paraId="0000021B" w14:textId="77777777" w:rsidR="00500F2A" w:rsidRDefault="00EC7BAA">
            <w:pPr>
              <w:numPr>
                <w:ilvl w:val="0"/>
                <w:numId w:val="26"/>
              </w:numPr>
              <w:spacing w:line="240" w:lineRule="auto"/>
              <w:rPr>
                <w:rFonts w:ascii="Arial" w:eastAsia="Arial" w:hAnsi="Arial" w:cs="Arial"/>
                <w:sz w:val="18"/>
                <w:szCs w:val="18"/>
              </w:rPr>
            </w:pPr>
            <w:r>
              <w:rPr>
                <w:rFonts w:ascii="Arial" w:eastAsia="Arial" w:hAnsi="Arial" w:cs="Arial"/>
                <w:sz w:val="18"/>
                <w:szCs w:val="18"/>
              </w:rPr>
              <w:t>El administrador completa los campos del formulario.</w:t>
            </w:r>
          </w:p>
          <w:p w14:paraId="0000021C" w14:textId="77777777" w:rsidR="00500F2A" w:rsidRDefault="00EC7BAA">
            <w:pPr>
              <w:numPr>
                <w:ilvl w:val="0"/>
                <w:numId w:val="26"/>
              </w:numPr>
              <w:spacing w:line="240" w:lineRule="auto"/>
              <w:rPr>
                <w:rFonts w:ascii="Arial" w:eastAsia="Arial" w:hAnsi="Arial" w:cs="Arial"/>
                <w:sz w:val="18"/>
                <w:szCs w:val="18"/>
              </w:rPr>
            </w:pPr>
            <w:r>
              <w:rPr>
                <w:rFonts w:ascii="Arial" w:eastAsia="Arial" w:hAnsi="Arial" w:cs="Arial"/>
                <w:sz w:val="18"/>
                <w:szCs w:val="18"/>
              </w:rPr>
              <w:t>El administrador confirma la creación del registro de novedad.</w:t>
            </w:r>
          </w:p>
          <w:p w14:paraId="0000021D" w14:textId="77777777" w:rsidR="00500F2A" w:rsidRDefault="00EC7BAA">
            <w:pPr>
              <w:numPr>
                <w:ilvl w:val="0"/>
                <w:numId w:val="26"/>
              </w:numPr>
              <w:spacing w:line="240" w:lineRule="auto"/>
              <w:rPr>
                <w:rFonts w:ascii="Arial" w:eastAsia="Arial" w:hAnsi="Arial" w:cs="Arial"/>
                <w:sz w:val="18"/>
                <w:szCs w:val="18"/>
              </w:rPr>
            </w:pPr>
            <w:r>
              <w:rPr>
                <w:rFonts w:ascii="Arial" w:eastAsia="Arial" w:hAnsi="Arial" w:cs="Arial"/>
                <w:sz w:val="18"/>
                <w:szCs w:val="18"/>
              </w:rPr>
              <w:t>El sistema valida los datos y registra la novedad.</w:t>
            </w:r>
          </w:p>
          <w:p w14:paraId="0000021E" w14:textId="77777777" w:rsidR="00500F2A" w:rsidRDefault="00EC7BAA">
            <w:pPr>
              <w:numPr>
                <w:ilvl w:val="0"/>
                <w:numId w:val="26"/>
              </w:numPr>
              <w:spacing w:line="240" w:lineRule="auto"/>
              <w:rPr>
                <w:rFonts w:ascii="Arial" w:eastAsia="Arial" w:hAnsi="Arial" w:cs="Arial"/>
                <w:sz w:val="18"/>
                <w:szCs w:val="18"/>
              </w:rPr>
            </w:pPr>
            <w:r>
              <w:rPr>
                <w:rFonts w:ascii="Arial" w:eastAsia="Arial" w:hAnsi="Arial" w:cs="Arial"/>
                <w:sz w:val="18"/>
                <w:szCs w:val="18"/>
              </w:rPr>
              <w:t>El sistema emite un mensaje de confirmación de registro exitoso.</w:t>
            </w:r>
          </w:p>
        </w:tc>
      </w:tr>
      <w:tr w:rsidR="00500F2A" w14:paraId="116D3AB5" w14:textId="77777777">
        <w:tc>
          <w:tcPr>
            <w:tcW w:w="1920" w:type="dxa"/>
            <w:shd w:val="clear" w:color="auto" w:fill="4A86E8"/>
            <w:tcMar>
              <w:top w:w="100" w:type="dxa"/>
              <w:left w:w="100" w:type="dxa"/>
              <w:bottom w:w="100" w:type="dxa"/>
              <w:right w:w="100" w:type="dxa"/>
            </w:tcMar>
          </w:tcPr>
          <w:p w14:paraId="0000021F"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Flujo alternativo</w:t>
            </w:r>
          </w:p>
        </w:tc>
        <w:tc>
          <w:tcPr>
            <w:tcW w:w="6870" w:type="dxa"/>
            <w:shd w:val="clear" w:color="auto" w:fill="DBE8FF"/>
            <w:tcMar>
              <w:top w:w="100" w:type="dxa"/>
              <w:left w:w="100" w:type="dxa"/>
              <w:bottom w:w="100" w:type="dxa"/>
              <w:right w:w="100" w:type="dxa"/>
            </w:tcMar>
          </w:tcPr>
          <w:p w14:paraId="00000220" w14:textId="77777777" w:rsidR="00500F2A" w:rsidRDefault="00EC7BAA">
            <w:pPr>
              <w:numPr>
                <w:ilvl w:val="0"/>
                <w:numId w:val="20"/>
              </w:numPr>
              <w:spacing w:line="240" w:lineRule="auto"/>
              <w:rPr>
                <w:rFonts w:ascii="Arial" w:eastAsia="Arial" w:hAnsi="Arial" w:cs="Arial"/>
                <w:sz w:val="18"/>
                <w:szCs w:val="18"/>
              </w:rPr>
            </w:pPr>
            <w:r>
              <w:rPr>
                <w:rFonts w:ascii="Arial" w:eastAsia="Arial" w:hAnsi="Arial" w:cs="Arial"/>
                <w:sz w:val="18"/>
                <w:szCs w:val="18"/>
              </w:rPr>
              <w:t>Si el administrador no completa todos los campos requeridos del formulario:</w:t>
            </w:r>
          </w:p>
          <w:p w14:paraId="00000221" w14:textId="77777777" w:rsidR="00500F2A" w:rsidRDefault="00EC7BAA">
            <w:pPr>
              <w:numPr>
                <w:ilvl w:val="0"/>
                <w:numId w:val="20"/>
              </w:numPr>
              <w:spacing w:line="240" w:lineRule="auto"/>
              <w:rPr>
                <w:rFonts w:ascii="Arial" w:eastAsia="Arial" w:hAnsi="Arial" w:cs="Arial"/>
                <w:sz w:val="18"/>
                <w:szCs w:val="18"/>
              </w:rPr>
            </w:pPr>
            <w:r>
              <w:rPr>
                <w:rFonts w:ascii="Arial" w:eastAsia="Arial" w:hAnsi="Arial" w:cs="Arial"/>
                <w:sz w:val="18"/>
                <w:szCs w:val="18"/>
              </w:rPr>
              <w:t>El sistema emite un mensaje de error y solicita que se completen los campos requeridos.</w:t>
            </w:r>
          </w:p>
          <w:p w14:paraId="00000222" w14:textId="77777777" w:rsidR="00500F2A" w:rsidRDefault="00EC7BAA">
            <w:pPr>
              <w:numPr>
                <w:ilvl w:val="0"/>
                <w:numId w:val="20"/>
              </w:numPr>
              <w:spacing w:line="240" w:lineRule="auto"/>
              <w:rPr>
                <w:rFonts w:ascii="Arial" w:eastAsia="Arial" w:hAnsi="Arial" w:cs="Arial"/>
                <w:sz w:val="18"/>
                <w:szCs w:val="18"/>
              </w:rPr>
            </w:pPr>
            <w:r>
              <w:rPr>
                <w:rFonts w:ascii="Arial" w:eastAsia="Arial" w:hAnsi="Arial" w:cs="Arial"/>
                <w:sz w:val="18"/>
                <w:szCs w:val="18"/>
              </w:rPr>
              <w:t xml:space="preserve">El administrador debe completar los campos faltantes y volver a confirmar </w:t>
            </w:r>
            <w:r>
              <w:rPr>
                <w:rFonts w:ascii="Arial" w:eastAsia="Arial" w:hAnsi="Arial" w:cs="Arial"/>
                <w:sz w:val="18"/>
                <w:szCs w:val="18"/>
              </w:rPr>
              <w:t>la creación del registro de novedad.</w:t>
            </w:r>
          </w:p>
          <w:p w14:paraId="00000223" w14:textId="77777777" w:rsidR="00500F2A" w:rsidRDefault="00EC7BAA">
            <w:pPr>
              <w:numPr>
                <w:ilvl w:val="0"/>
                <w:numId w:val="20"/>
              </w:numPr>
              <w:spacing w:line="240" w:lineRule="auto"/>
              <w:rPr>
                <w:rFonts w:ascii="Arial" w:eastAsia="Arial" w:hAnsi="Arial" w:cs="Arial"/>
                <w:sz w:val="18"/>
                <w:szCs w:val="18"/>
              </w:rPr>
            </w:pPr>
            <w:r>
              <w:rPr>
                <w:rFonts w:ascii="Arial" w:eastAsia="Arial" w:hAnsi="Arial" w:cs="Arial"/>
                <w:sz w:val="18"/>
                <w:szCs w:val="18"/>
              </w:rPr>
              <w:t>Si el administrador selecciona la opción de cancelar en cualquier punto del flujo normal:</w:t>
            </w:r>
          </w:p>
          <w:p w14:paraId="00000224" w14:textId="77777777" w:rsidR="00500F2A" w:rsidRDefault="00EC7BAA">
            <w:pPr>
              <w:numPr>
                <w:ilvl w:val="0"/>
                <w:numId w:val="20"/>
              </w:numPr>
              <w:spacing w:line="240" w:lineRule="auto"/>
              <w:rPr>
                <w:rFonts w:ascii="Arial" w:eastAsia="Arial" w:hAnsi="Arial" w:cs="Arial"/>
                <w:sz w:val="18"/>
                <w:szCs w:val="18"/>
              </w:rPr>
            </w:pPr>
            <w:r>
              <w:rPr>
                <w:rFonts w:ascii="Arial" w:eastAsia="Arial" w:hAnsi="Arial" w:cs="Arial"/>
                <w:sz w:val="18"/>
                <w:szCs w:val="18"/>
              </w:rPr>
              <w:t>El sistema cancela la creación del registro de novedad, borra los datos ingresados y emite un mensaje de cancelación.</w:t>
            </w:r>
          </w:p>
        </w:tc>
      </w:tr>
      <w:tr w:rsidR="00500F2A" w14:paraId="2671E4EF" w14:textId="77777777">
        <w:tc>
          <w:tcPr>
            <w:tcW w:w="1920" w:type="dxa"/>
            <w:shd w:val="clear" w:color="auto" w:fill="4A86E8"/>
            <w:tcMar>
              <w:top w:w="100" w:type="dxa"/>
              <w:left w:w="100" w:type="dxa"/>
              <w:bottom w:w="100" w:type="dxa"/>
              <w:right w:w="100" w:type="dxa"/>
            </w:tcMar>
          </w:tcPr>
          <w:p w14:paraId="00000225" w14:textId="77777777" w:rsidR="00500F2A" w:rsidRDefault="00EC7BAA">
            <w:pPr>
              <w:spacing w:line="240" w:lineRule="auto"/>
              <w:jc w:val="center"/>
              <w:rPr>
                <w:rFonts w:ascii="Arial" w:eastAsia="Arial" w:hAnsi="Arial" w:cs="Arial"/>
                <w:b/>
                <w:color w:val="FFFFFF"/>
                <w:sz w:val="18"/>
                <w:szCs w:val="18"/>
              </w:rPr>
            </w:pPr>
            <w:r>
              <w:rPr>
                <w:rFonts w:ascii="Arial" w:eastAsia="Arial" w:hAnsi="Arial" w:cs="Arial"/>
                <w:b/>
                <w:color w:val="FFFFFF"/>
                <w:sz w:val="18"/>
                <w:szCs w:val="18"/>
              </w:rPr>
              <w:t>Excepción</w:t>
            </w:r>
          </w:p>
        </w:tc>
        <w:tc>
          <w:tcPr>
            <w:tcW w:w="6870" w:type="dxa"/>
            <w:shd w:val="clear" w:color="auto" w:fill="B0CDFF"/>
            <w:tcMar>
              <w:top w:w="100" w:type="dxa"/>
              <w:left w:w="100" w:type="dxa"/>
              <w:bottom w:w="100" w:type="dxa"/>
              <w:right w:w="100" w:type="dxa"/>
            </w:tcMar>
          </w:tcPr>
          <w:p w14:paraId="00000226" w14:textId="77777777" w:rsidR="00500F2A" w:rsidRDefault="00EC7BAA">
            <w:pPr>
              <w:numPr>
                <w:ilvl w:val="0"/>
                <w:numId w:val="19"/>
              </w:numPr>
              <w:spacing w:line="240" w:lineRule="auto"/>
              <w:rPr>
                <w:rFonts w:ascii="Arial" w:eastAsia="Arial" w:hAnsi="Arial" w:cs="Arial"/>
                <w:sz w:val="18"/>
                <w:szCs w:val="18"/>
              </w:rPr>
            </w:pPr>
            <w:r>
              <w:rPr>
                <w:rFonts w:ascii="Arial" w:eastAsia="Arial" w:hAnsi="Arial" w:cs="Arial"/>
                <w:sz w:val="18"/>
                <w:szCs w:val="18"/>
              </w:rPr>
              <w:t xml:space="preserve">E-1: Si el sistema no puede validar los datos, emite un mensaje de error y </w:t>
            </w:r>
            <w:r>
              <w:rPr>
                <w:rFonts w:ascii="Arial" w:eastAsia="Arial" w:hAnsi="Arial" w:cs="Arial"/>
                <w:sz w:val="18"/>
                <w:szCs w:val="18"/>
              </w:rPr>
              <w:lastRenderedPageBreak/>
              <w:t>solicita que se verifiquen los datos.</w:t>
            </w:r>
          </w:p>
        </w:tc>
      </w:tr>
    </w:tbl>
    <w:p w14:paraId="00000227" w14:textId="77777777" w:rsidR="00500F2A" w:rsidRDefault="00500F2A">
      <w:pPr>
        <w:spacing w:line="276" w:lineRule="auto"/>
        <w:jc w:val="both"/>
        <w:rPr>
          <w:rFonts w:ascii="Arial" w:eastAsia="Arial" w:hAnsi="Arial" w:cs="Arial"/>
          <w:b/>
          <w:sz w:val="24"/>
          <w:szCs w:val="24"/>
        </w:rPr>
      </w:pPr>
    </w:p>
    <w:p w14:paraId="00000228" w14:textId="77777777" w:rsidR="00500F2A" w:rsidRDefault="00500F2A">
      <w:pPr>
        <w:spacing w:line="276" w:lineRule="auto"/>
        <w:jc w:val="both"/>
        <w:rPr>
          <w:rFonts w:ascii="Arial" w:eastAsia="Arial" w:hAnsi="Arial" w:cs="Arial"/>
          <w:b/>
          <w:sz w:val="24"/>
          <w:szCs w:val="24"/>
        </w:rPr>
      </w:pPr>
    </w:p>
    <w:p w14:paraId="00000229" w14:textId="77777777" w:rsidR="00500F2A" w:rsidRDefault="00500F2A">
      <w:pPr>
        <w:spacing w:line="276" w:lineRule="auto"/>
        <w:jc w:val="both"/>
        <w:rPr>
          <w:rFonts w:ascii="Arial" w:eastAsia="Arial" w:hAnsi="Arial" w:cs="Arial"/>
          <w:b/>
          <w:sz w:val="24"/>
          <w:szCs w:val="24"/>
        </w:rPr>
      </w:pPr>
    </w:p>
    <w:p w14:paraId="0000022A" w14:textId="77777777" w:rsidR="00500F2A" w:rsidRDefault="00500F2A">
      <w:pPr>
        <w:spacing w:line="276" w:lineRule="auto"/>
        <w:jc w:val="both"/>
        <w:rPr>
          <w:rFonts w:ascii="Arial" w:eastAsia="Arial" w:hAnsi="Arial" w:cs="Arial"/>
          <w:b/>
          <w:sz w:val="24"/>
          <w:szCs w:val="24"/>
        </w:rPr>
      </w:pPr>
    </w:p>
    <w:p w14:paraId="0000022B" w14:textId="77777777" w:rsidR="00500F2A" w:rsidRDefault="00500F2A">
      <w:pPr>
        <w:spacing w:line="276" w:lineRule="auto"/>
        <w:jc w:val="both"/>
        <w:rPr>
          <w:rFonts w:ascii="Arial" w:eastAsia="Arial" w:hAnsi="Arial" w:cs="Arial"/>
          <w:b/>
          <w:sz w:val="24"/>
          <w:szCs w:val="24"/>
        </w:rPr>
      </w:pPr>
    </w:p>
    <w:p w14:paraId="0000022C" w14:textId="77777777" w:rsidR="00500F2A" w:rsidRDefault="00500F2A">
      <w:pPr>
        <w:spacing w:line="276" w:lineRule="auto"/>
        <w:jc w:val="both"/>
        <w:rPr>
          <w:rFonts w:ascii="Arial" w:eastAsia="Arial" w:hAnsi="Arial" w:cs="Arial"/>
          <w:b/>
          <w:sz w:val="24"/>
          <w:szCs w:val="24"/>
        </w:rPr>
      </w:pPr>
    </w:p>
    <w:p w14:paraId="0000022D" w14:textId="77777777" w:rsidR="00500F2A" w:rsidRDefault="00500F2A">
      <w:pPr>
        <w:spacing w:line="276" w:lineRule="auto"/>
        <w:jc w:val="both"/>
        <w:rPr>
          <w:rFonts w:ascii="Arial" w:eastAsia="Arial" w:hAnsi="Arial" w:cs="Arial"/>
          <w:b/>
          <w:sz w:val="24"/>
          <w:szCs w:val="24"/>
        </w:rPr>
      </w:pPr>
    </w:p>
    <w:p w14:paraId="0000022E" w14:textId="77777777" w:rsidR="00500F2A" w:rsidRDefault="00500F2A">
      <w:pPr>
        <w:spacing w:line="276" w:lineRule="auto"/>
        <w:jc w:val="both"/>
        <w:rPr>
          <w:rFonts w:ascii="Arial" w:eastAsia="Arial" w:hAnsi="Arial" w:cs="Arial"/>
          <w:b/>
          <w:sz w:val="24"/>
          <w:szCs w:val="24"/>
        </w:rPr>
      </w:pPr>
    </w:p>
    <w:p w14:paraId="0000022F" w14:textId="77777777" w:rsidR="00500F2A" w:rsidRDefault="00500F2A">
      <w:pPr>
        <w:spacing w:line="276" w:lineRule="auto"/>
        <w:jc w:val="both"/>
        <w:rPr>
          <w:rFonts w:ascii="Arial" w:eastAsia="Arial" w:hAnsi="Arial" w:cs="Arial"/>
          <w:b/>
          <w:sz w:val="24"/>
          <w:szCs w:val="24"/>
        </w:rPr>
      </w:pPr>
    </w:p>
    <w:p w14:paraId="00000230" w14:textId="77777777" w:rsidR="00500F2A" w:rsidRDefault="00500F2A">
      <w:pPr>
        <w:spacing w:line="276" w:lineRule="auto"/>
        <w:jc w:val="both"/>
        <w:rPr>
          <w:rFonts w:ascii="Arial" w:eastAsia="Arial" w:hAnsi="Arial" w:cs="Arial"/>
          <w:b/>
          <w:sz w:val="24"/>
          <w:szCs w:val="24"/>
        </w:rPr>
      </w:pPr>
    </w:p>
    <w:p w14:paraId="00000231" w14:textId="77777777" w:rsidR="00500F2A" w:rsidRDefault="00500F2A">
      <w:pPr>
        <w:spacing w:line="276" w:lineRule="auto"/>
        <w:jc w:val="both"/>
        <w:rPr>
          <w:rFonts w:ascii="Arial" w:eastAsia="Arial" w:hAnsi="Arial" w:cs="Arial"/>
          <w:b/>
          <w:sz w:val="24"/>
          <w:szCs w:val="24"/>
        </w:rPr>
      </w:pPr>
    </w:p>
    <w:p w14:paraId="00000232" w14:textId="77777777" w:rsidR="00500F2A" w:rsidRDefault="00500F2A">
      <w:pPr>
        <w:spacing w:line="276" w:lineRule="auto"/>
        <w:jc w:val="both"/>
        <w:rPr>
          <w:rFonts w:ascii="Arial" w:eastAsia="Arial" w:hAnsi="Arial" w:cs="Arial"/>
          <w:b/>
          <w:sz w:val="24"/>
          <w:szCs w:val="24"/>
        </w:rPr>
      </w:pPr>
    </w:p>
    <w:p w14:paraId="00000233" w14:textId="77777777" w:rsidR="00500F2A" w:rsidRDefault="00500F2A">
      <w:pPr>
        <w:spacing w:line="276" w:lineRule="auto"/>
        <w:jc w:val="both"/>
        <w:rPr>
          <w:rFonts w:ascii="Arial" w:eastAsia="Arial" w:hAnsi="Arial" w:cs="Arial"/>
          <w:b/>
          <w:sz w:val="24"/>
          <w:szCs w:val="24"/>
        </w:rPr>
      </w:pPr>
    </w:p>
    <w:p w14:paraId="00000234" w14:textId="77777777" w:rsidR="00500F2A" w:rsidRDefault="00500F2A">
      <w:pPr>
        <w:spacing w:line="276" w:lineRule="auto"/>
        <w:jc w:val="both"/>
        <w:rPr>
          <w:rFonts w:ascii="Arial" w:eastAsia="Arial" w:hAnsi="Arial" w:cs="Arial"/>
          <w:b/>
          <w:sz w:val="24"/>
          <w:szCs w:val="24"/>
        </w:rPr>
      </w:pPr>
    </w:p>
    <w:p w14:paraId="00000235" w14:textId="77777777" w:rsidR="00500F2A" w:rsidRDefault="00500F2A">
      <w:pPr>
        <w:spacing w:line="276" w:lineRule="auto"/>
        <w:jc w:val="both"/>
        <w:rPr>
          <w:rFonts w:ascii="Arial" w:eastAsia="Arial" w:hAnsi="Arial" w:cs="Arial"/>
          <w:b/>
          <w:sz w:val="24"/>
          <w:szCs w:val="24"/>
        </w:rPr>
      </w:pPr>
    </w:p>
    <w:p w14:paraId="00000236" w14:textId="77777777" w:rsidR="00500F2A" w:rsidRDefault="00EC7BAA">
      <w:pPr>
        <w:numPr>
          <w:ilvl w:val="0"/>
          <w:numId w:val="4"/>
        </w:numPr>
        <w:spacing w:line="276" w:lineRule="auto"/>
        <w:jc w:val="both"/>
        <w:rPr>
          <w:rFonts w:ascii="Arial" w:eastAsia="Arial" w:hAnsi="Arial" w:cs="Arial"/>
          <w:b/>
          <w:sz w:val="24"/>
          <w:szCs w:val="24"/>
        </w:rPr>
      </w:pPr>
      <w:r>
        <w:rPr>
          <w:rFonts w:ascii="Arial" w:eastAsia="Arial" w:hAnsi="Arial" w:cs="Arial"/>
          <w:b/>
          <w:sz w:val="24"/>
          <w:szCs w:val="24"/>
        </w:rPr>
        <w:t>Diagrama de actividades</w:t>
      </w:r>
    </w:p>
    <w:p w14:paraId="00000237" w14:textId="77777777" w:rsidR="00500F2A" w:rsidRDefault="00EC7BAA">
      <w:pPr>
        <w:spacing w:line="276" w:lineRule="auto"/>
        <w:jc w:val="both"/>
        <w:rPr>
          <w:rFonts w:ascii="Arial" w:eastAsia="Arial" w:hAnsi="Arial" w:cs="Arial"/>
          <w:b/>
          <w:sz w:val="24"/>
          <w:szCs w:val="24"/>
        </w:rPr>
      </w:pPr>
      <w:r>
        <w:rPr>
          <w:rFonts w:ascii="Arial" w:eastAsia="Arial" w:hAnsi="Arial" w:cs="Arial"/>
          <w:b/>
          <w:sz w:val="24"/>
          <w:szCs w:val="24"/>
        </w:rPr>
        <w:tab/>
      </w:r>
      <w:sdt>
        <w:sdtPr>
          <w:tag w:val="goog_rdk_49"/>
          <w:id w:val="-187752238"/>
        </w:sdtPr>
        <w:sdtEndPr/>
        <w:sdtContent>
          <w:commentRangeStart w:id="41"/>
        </w:sdtContent>
      </w:sdt>
      <w:r>
        <w:rPr>
          <w:rFonts w:ascii="Arial" w:eastAsia="Arial" w:hAnsi="Arial" w:cs="Arial"/>
          <w:b/>
          <w:noProof/>
          <w:sz w:val="24"/>
          <w:szCs w:val="24"/>
          <w:lang w:val="es-CO"/>
        </w:rPr>
        <w:drawing>
          <wp:inline distT="114300" distB="114300" distL="114300" distR="114300">
            <wp:extent cx="6336014" cy="402224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36014" cy="4022246"/>
                    </a:xfrm>
                    <a:prstGeom prst="rect">
                      <a:avLst/>
                    </a:prstGeom>
                    <a:ln/>
                  </pic:spPr>
                </pic:pic>
              </a:graphicData>
            </a:graphic>
          </wp:inline>
        </w:drawing>
      </w:r>
      <w:commentRangeEnd w:id="41"/>
      <w:r>
        <w:commentReference w:id="41"/>
      </w:r>
    </w:p>
    <w:p w14:paraId="00000238" w14:textId="77777777" w:rsidR="00500F2A" w:rsidRDefault="00500F2A">
      <w:pPr>
        <w:spacing w:line="276" w:lineRule="auto"/>
        <w:jc w:val="both"/>
        <w:rPr>
          <w:rFonts w:ascii="Arial" w:eastAsia="Arial" w:hAnsi="Arial" w:cs="Arial"/>
          <w:b/>
          <w:sz w:val="24"/>
          <w:szCs w:val="24"/>
        </w:rPr>
      </w:pPr>
    </w:p>
    <w:p w14:paraId="00000239" w14:textId="77777777" w:rsidR="00500F2A" w:rsidRDefault="00EC7BAA">
      <w:pPr>
        <w:numPr>
          <w:ilvl w:val="0"/>
          <w:numId w:val="4"/>
        </w:numPr>
        <w:spacing w:line="276" w:lineRule="auto"/>
        <w:jc w:val="both"/>
        <w:rPr>
          <w:rFonts w:ascii="Arial" w:eastAsia="Arial" w:hAnsi="Arial" w:cs="Arial"/>
          <w:b/>
          <w:sz w:val="24"/>
          <w:szCs w:val="24"/>
        </w:rPr>
      </w:pPr>
      <w:r>
        <w:rPr>
          <w:rFonts w:ascii="Arial" w:eastAsia="Arial" w:hAnsi="Arial" w:cs="Arial"/>
          <w:b/>
          <w:sz w:val="24"/>
          <w:szCs w:val="24"/>
        </w:rPr>
        <w:t>Historia de usuarios</w:t>
      </w:r>
    </w:p>
    <w:p w14:paraId="0000023A" w14:textId="77777777" w:rsidR="00500F2A" w:rsidRDefault="00500F2A">
      <w:pPr>
        <w:spacing w:line="276" w:lineRule="auto"/>
        <w:jc w:val="both"/>
        <w:rPr>
          <w:rFonts w:ascii="Arial" w:eastAsia="Arial" w:hAnsi="Arial" w:cs="Arial"/>
          <w:b/>
          <w:sz w:val="24"/>
          <w:szCs w:val="24"/>
        </w:rPr>
      </w:pPr>
    </w:p>
    <w:tbl>
      <w:tblPr>
        <w:tblStyle w:val="af2"/>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015"/>
      </w:tblGrid>
      <w:tr w:rsidR="00500F2A" w14:paraId="08EAB344" w14:textId="77777777">
        <w:trPr>
          <w:trHeight w:val="1215"/>
        </w:trPr>
        <w:tc>
          <w:tcPr>
            <w:tcW w:w="2775" w:type="dxa"/>
            <w:shd w:val="clear" w:color="auto" w:fill="4A86E8"/>
          </w:tcPr>
          <w:p w14:paraId="0000023B"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t>Historia de usuario</w:t>
            </w:r>
          </w:p>
        </w:tc>
        <w:tc>
          <w:tcPr>
            <w:tcW w:w="6015" w:type="dxa"/>
            <w:shd w:val="clear" w:color="auto" w:fill="4A86E8"/>
          </w:tcPr>
          <w:p w14:paraId="0000023C"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Como </w:t>
            </w:r>
            <w:r>
              <w:rPr>
                <w:rFonts w:ascii="Arial" w:eastAsia="Arial" w:hAnsi="Arial" w:cs="Arial"/>
                <w:color w:val="EDECEC"/>
                <w:sz w:val="22"/>
                <w:szCs w:val="22"/>
              </w:rPr>
              <w:t>administrador de la finca ganadera</w:t>
            </w:r>
          </w:p>
          <w:p w14:paraId="0000023D" w14:textId="77777777" w:rsidR="00500F2A" w:rsidRDefault="00500F2A">
            <w:pPr>
              <w:spacing w:line="240" w:lineRule="auto"/>
              <w:rPr>
                <w:rFonts w:ascii="Arial" w:eastAsia="Arial" w:hAnsi="Arial" w:cs="Arial"/>
                <w:color w:val="EDECEC"/>
                <w:sz w:val="22"/>
                <w:szCs w:val="22"/>
              </w:rPr>
            </w:pPr>
          </w:p>
          <w:p w14:paraId="0000023E"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Quiero </w:t>
            </w:r>
            <w:r>
              <w:rPr>
                <w:rFonts w:ascii="Arial" w:eastAsia="Arial" w:hAnsi="Arial" w:cs="Arial"/>
                <w:color w:val="EDECEC"/>
                <w:sz w:val="22"/>
                <w:szCs w:val="22"/>
              </w:rPr>
              <w:t>poder registrar nuevos bovinos en el sistema, incluyendo detalles como edad, sexo, peso, etapa de vida, producción láctea, madre, padre, desarrollo y estado de salud</w:t>
            </w:r>
          </w:p>
          <w:p w14:paraId="0000023F" w14:textId="77777777" w:rsidR="00500F2A" w:rsidRDefault="00500F2A">
            <w:pPr>
              <w:spacing w:line="240" w:lineRule="auto"/>
              <w:rPr>
                <w:rFonts w:ascii="Arial" w:eastAsia="Arial" w:hAnsi="Arial" w:cs="Arial"/>
                <w:color w:val="EDECEC"/>
                <w:sz w:val="22"/>
                <w:szCs w:val="22"/>
              </w:rPr>
            </w:pPr>
          </w:p>
          <w:p w14:paraId="00000240"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Para </w:t>
            </w:r>
            <w:r>
              <w:rPr>
                <w:rFonts w:ascii="Arial" w:eastAsia="Arial" w:hAnsi="Arial" w:cs="Arial"/>
                <w:color w:val="EDECEC"/>
                <w:sz w:val="22"/>
                <w:szCs w:val="22"/>
              </w:rPr>
              <w:t>llevar un control detallado de la población bovina en la finca.</w:t>
            </w:r>
          </w:p>
        </w:tc>
      </w:tr>
      <w:tr w:rsidR="00500F2A" w14:paraId="2EEBDEE4" w14:textId="77777777">
        <w:tc>
          <w:tcPr>
            <w:tcW w:w="2775" w:type="dxa"/>
            <w:shd w:val="clear" w:color="auto" w:fill="B0CDFF"/>
          </w:tcPr>
          <w:p w14:paraId="00000241"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15" w:type="dxa"/>
            <w:shd w:val="clear" w:color="auto" w:fill="B0CDFF"/>
          </w:tcPr>
          <w:p w14:paraId="00000242"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Que me encuentro en la pantalla de registro de bovinos</w:t>
            </w:r>
          </w:p>
        </w:tc>
      </w:tr>
      <w:tr w:rsidR="00500F2A" w14:paraId="29D2AA98" w14:textId="77777777">
        <w:tc>
          <w:tcPr>
            <w:tcW w:w="2775" w:type="dxa"/>
            <w:shd w:val="clear" w:color="auto" w:fill="DDE9FC"/>
          </w:tcPr>
          <w:p w14:paraId="00000243"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15" w:type="dxa"/>
            <w:shd w:val="clear" w:color="auto" w:fill="DDE9FC"/>
          </w:tcPr>
          <w:p w14:paraId="00000244"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Registro los datos del bovino relacionado al socio que deseo agregarle el animal.</w:t>
            </w:r>
          </w:p>
        </w:tc>
      </w:tr>
      <w:tr w:rsidR="00500F2A" w14:paraId="11E753ED" w14:textId="77777777">
        <w:trPr>
          <w:trHeight w:val="65"/>
        </w:trPr>
        <w:tc>
          <w:tcPr>
            <w:tcW w:w="2775" w:type="dxa"/>
            <w:shd w:val="clear" w:color="auto" w:fill="C9DAF8"/>
          </w:tcPr>
          <w:p w14:paraId="00000245"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15" w:type="dxa"/>
            <w:shd w:val="clear" w:color="auto" w:fill="C9DAF8"/>
          </w:tcPr>
          <w:p w14:paraId="00000246"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guarda la información y asigna el bovino al socio correspondiente.</w:t>
            </w:r>
          </w:p>
        </w:tc>
      </w:tr>
    </w:tbl>
    <w:p w14:paraId="00000247" w14:textId="77777777" w:rsidR="00500F2A" w:rsidRDefault="00500F2A">
      <w:pPr>
        <w:spacing w:line="276" w:lineRule="auto"/>
        <w:jc w:val="both"/>
        <w:rPr>
          <w:rFonts w:ascii="Arial" w:eastAsia="Arial" w:hAnsi="Arial" w:cs="Arial"/>
          <w:b/>
          <w:sz w:val="24"/>
          <w:szCs w:val="24"/>
        </w:rPr>
      </w:pPr>
    </w:p>
    <w:p w14:paraId="00000248" w14:textId="77777777" w:rsidR="00500F2A" w:rsidRDefault="00500F2A">
      <w:pPr>
        <w:spacing w:line="276" w:lineRule="auto"/>
        <w:jc w:val="both"/>
        <w:rPr>
          <w:rFonts w:ascii="Arial" w:eastAsia="Arial" w:hAnsi="Arial" w:cs="Arial"/>
          <w:b/>
          <w:sz w:val="24"/>
          <w:szCs w:val="24"/>
        </w:rPr>
      </w:pPr>
    </w:p>
    <w:tbl>
      <w:tblPr>
        <w:tblStyle w:val="af3"/>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015"/>
      </w:tblGrid>
      <w:tr w:rsidR="00500F2A" w14:paraId="728B623E" w14:textId="77777777">
        <w:trPr>
          <w:trHeight w:val="1215"/>
        </w:trPr>
        <w:tc>
          <w:tcPr>
            <w:tcW w:w="2775" w:type="dxa"/>
            <w:shd w:val="clear" w:color="auto" w:fill="4A86E8"/>
          </w:tcPr>
          <w:p w14:paraId="00000249"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t>Historia de usuario</w:t>
            </w:r>
          </w:p>
        </w:tc>
        <w:tc>
          <w:tcPr>
            <w:tcW w:w="6015" w:type="dxa"/>
            <w:shd w:val="clear" w:color="auto" w:fill="4A86E8"/>
          </w:tcPr>
          <w:p w14:paraId="0000024A"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Como </w:t>
            </w:r>
            <w:r>
              <w:rPr>
                <w:rFonts w:ascii="Arial" w:eastAsia="Arial" w:hAnsi="Arial" w:cs="Arial"/>
                <w:color w:val="EDECEC"/>
                <w:sz w:val="22"/>
                <w:szCs w:val="22"/>
              </w:rPr>
              <w:t>socio de la finca ganadera</w:t>
            </w:r>
          </w:p>
          <w:p w14:paraId="0000024B" w14:textId="77777777" w:rsidR="00500F2A" w:rsidRDefault="00500F2A">
            <w:pPr>
              <w:spacing w:line="240" w:lineRule="auto"/>
              <w:rPr>
                <w:rFonts w:ascii="Arial" w:eastAsia="Arial" w:hAnsi="Arial" w:cs="Arial"/>
                <w:b/>
                <w:color w:val="EDECEC"/>
                <w:sz w:val="22"/>
                <w:szCs w:val="22"/>
              </w:rPr>
            </w:pPr>
          </w:p>
          <w:p w14:paraId="0000024C"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Quiero </w:t>
            </w:r>
            <w:r>
              <w:rPr>
                <w:rFonts w:ascii="Arial" w:eastAsia="Arial" w:hAnsi="Arial" w:cs="Arial"/>
                <w:color w:val="EDECEC"/>
                <w:sz w:val="22"/>
                <w:szCs w:val="22"/>
              </w:rPr>
              <w:t>poder consultar información detallada de los bovinos que tengo asignados en el sistema,</w:t>
            </w:r>
          </w:p>
          <w:p w14:paraId="0000024D" w14:textId="77777777" w:rsidR="00500F2A" w:rsidRDefault="00EC7BAA">
            <w:pPr>
              <w:spacing w:line="240" w:lineRule="auto"/>
              <w:rPr>
                <w:rFonts w:ascii="Arial" w:eastAsia="Arial" w:hAnsi="Arial" w:cs="Arial"/>
                <w:color w:val="EDECEC"/>
                <w:sz w:val="22"/>
                <w:szCs w:val="22"/>
              </w:rPr>
            </w:pPr>
            <w:r>
              <w:rPr>
                <w:rFonts w:ascii="Arial" w:eastAsia="Arial" w:hAnsi="Arial" w:cs="Arial"/>
                <w:color w:val="EDECEC"/>
                <w:sz w:val="22"/>
                <w:szCs w:val="22"/>
              </w:rPr>
              <w:t>Para obtener información relevante sobre su estado, salud y otros detalles.</w:t>
            </w:r>
          </w:p>
          <w:p w14:paraId="0000024E" w14:textId="77777777" w:rsidR="00500F2A" w:rsidRDefault="00500F2A">
            <w:pPr>
              <w:spacing w:line="240" w:lineRule="auto"/>
              <w:rPr>
                <w:rFonts w:ascii="Arial" w:eastAsia="Arial" w:hAnsi="Arial" w:cs="Arial"/>
                <w:color w:val="EDECEC"/>
                <w:sz w:val="22"/>
                <w:szCs w:val="22"/>
              </w:rPr>
            </w:pPr>
          </w:p>
          <w:p w14:paraId="0000024F"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Para </w:t>
            </w:r>
            <w:r>
              <w:rPr>
                <w:rFonts w:ascii="Arial" w:eastAsia="Arial" w:hAnsi="Arial" w:cs="Arial"/>
                <w:color w:val="EDECEC"/>
                <w:sz w:val="22"/>
                <w:szCs w:val="22"/>
              </w:rPr>
              <w:t>llevar un control detallado de la población bovina en la finca.</w:t>
            </w:r>
          </w:p>
        </w:tc>
      </w:tr>
      <w:tr w:rsidR="00500F2A" w14:paraId="6844D8BC" w14:textId="77777777">
        <w:tc>
          <w:tcPr>
            <w:tcW w:w="2775" w:type="dxa"/>
            <w:shd w:val="clear" w:color="auto" w:fill="B0CDFF"/>
          </w:tcPr>
          <w:p w14:paraId="00000250"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15" w:type="dxa"/>
            <w:shd w:val="clear" w:color="auto" w:fill="B0CDFF"/>
          </w:tcPr>
          <w:p w14:paraId="00000251"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Que he iniciado sesión en el sistema como socio,</w:t>
            </w:r>
          </w:p>
        </w:tc>
      </w:tr>
      <w:tr w:rsidR="00500F2A" w14:paraId="343B9A03" w14:textId="77777777">
        <w:tc>
          <w:tcPr>
            <w:tcW w:w="2775" w:type="dxa"/>
            <w:shd w:val="clear" w:color="auto" w:fill="DDE9FC"/>
          </w:tcPr>
          <w:p w14:paraId="00000252"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15" w:type="dxa"/>
            <w:shd w:val="clear" w:color="auto" w:fill="DDE9FC"/>
          </w:tcPr>
          <w:p w14:paraId="00000253"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Cuando selecciono la opción de consulta de bovinos</w:t>
            </w:r>
          </w:p>
        </w:tc>
      </w:tr>
      <w:tr w:rsidR="00500F2A" w14:paraId="6D902646" w14:textId="77777777">
        <w:trPr>
          <w:trHeight w:val="65"/>
        </w:trPr>
        <w:tc>
          <w:tcPr>
            <w:tcW w:w="2775" w:type="dxa"/>
            <w:shd w:val="clear" w:color="auto" w:fill="C9DAF8"/>
          </w:tcPr>
          <w:p w14:paraId="00000254"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15" w:type="dxa"/>
            <w:shd w:val="clear" w:color="auto" w:fill="C9DAF8"/>
          </w:tcPr>
          <w:p w14:paraId="00000255"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me muestra una lista de los bovinos asignados con detalles como edad, sexo, peso, etapa de vida, producción láctea, madre, padre, desarrollo y estado de salud.</w:t>
            </w:r>
          </w:p>
        </w:tc>
      </w:tr>
    </w:tbl>
    <w:p w14:paraId="00000256" w14:textId="77777777" w:rsidR="00500F2A" w:rsidRDefault="00500F2A">
      <w:pPr>
        <w:spacing w:line="276" w:lineRule="auto"/>
        <w:jc w:val="both"/>
        <w:rPr>
          <w:rFonts w:ascii="Arial" w:eastAsia="Arial" w:hAnsi="Arial" w:cs="Arial"/>
          <w:b/>
          <w:sz w:val="24"/>
          <w:szCs w:val="24"/>
        </w:rPr>
      </w:pPr>
    </w:p>
    <w:p w14:paraId="00000257" w14:textId="77777777" w:rsidR="00500F2A" w:rsidRDefault="00500F2A">
      <w:pPr>
        <w:spacing w:line="276" w:lineRule="auto"/>
        <w:jc w:val="both"/>
        <w:rPr>
          <w:rFonts w:ascii="Arial" w:eastAsia="Arial" w:hAnsi="Arial" w:cs="Arial"/>
          <w:b/>
          <w:sz w:val="24"/>
          <w:szCs w:val="24"/>
        </w:rPr>
      </w:pPr>
    </w:p>
    <w:tbl>
      <w:tblPr>
        <w:tblStyle w:val="af4"/>
        <w:tblpPr w:leftFromText="180" w:rightFromText="180" w:topFromText="180" w:bottomFromText="180" w:vertAnchor="text" w:tblpX="54"/>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030"/>
      </w:tblGrid>
      <w:tr w:rsidR="00500F2A" w14:paraId="4E194CAE" w14:textId="77777777">
        <w:trPr>
          <w:trHeight w:val="1215"/>
        </w:trPr>
        <w:tc>
          <w:tcPr>
            <w:tcW w:w="2760" w:type="dxa"/>
            <w:shd w:val="clear" w:color="auto" w:fill="4A86E8"/>
          </w:tcPr>
          <w:p w14:paraId="00000258"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lastRenderedPageBreak/>
              <w:t>Historia de usuario</w:t>
            </w:r>
          </w:p>
        </w:tc>
        <w:tc>
          <w:tcPr>
            <w:tcW w:w="6030" w:type="dxa"/>
            <w:shd w:val="clear" w:color="auto" w:fill="4A86E8"/>
          </w:tcPr>
          <w:p w14:paraId="00000259"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Como </w:t>
            </w:r>
            <w:r>
              <w:rPr>
                <w:rFonts w:ascii="Arial" w:eastAsia="Arial" w:hAnsi="Arial" w:cs="Arial"/>
                <w:color w:val="EDECEC"/>
                <w:sz w:val="22"/>
                <w:szCs w:val="22"/>
              </w:rPr>
              <w:t>socio de la finca ganadera</w:t>
            </w:r>
          </w:p>
          <w:p w14:paraId="0000025A" w14:textId="77777777" w:rsidR="00500F2A" w:rsidRDefault="00500F2A">
            <w:pPr>
              <w:spacing w:line="240" w:lineRule="auto"/>
              <w:rPr>
                <w:rFonts w:ascii="Arial" w:eastAsia="Arial" w:hAnsi="Arial" w:cs="Arial"/>
                <w:color w:val="EDECEC"/>
                <w:sz w:val="22"/>
                <w:szCs w:val="22"/>
              </w:rPr>
            </w:pPr>
          </w:p>
          <w:p w14:paraId="0000025B" w14:textId="77777777" w:rsidR="00500F2A" w:rsidRDefault="00EC7BAA">
            <w:pPr>
              <w:spacing w:line="240" w:lineRule="auto"/>
              <w:rPr>
                <w:rFonts w:ascii="Arial" w:eastAsia="Arial" w:hAnsi="Arial" w:cs="Arial"/>
                <w:color w:val="EDECEC"/>
                <w:sz w:val="22"/>
                <w:szCs w:val="22"/>
              </w:rPr>
            </w:pPr>
            <w:r>
              <w:rPr>
                <w:rFonts w:ascii="Arial" w:eastAsia="Arial" w:hAnsi="Arial" w:cs="Arial"/>
                <w:color w:val="EDECEC"/>
                <w:sz w:val="22"/>
                <w:szCs w:val="22"/>
              </w:rPr>
              <w:t>Quiero tener la capacidad de crear Peticiones, Quejas, Reclamos y Sugerencias (PQRS) relacionadas con mis bovinos o la finca en general</w:t>
            </w:r>
          </w:p>
          <w:p w14:paraId="0000025C" w14:textId="77777777" w:rsidR="00500F2A" w:rsidRDefault="00500F2A">
            <w:pPr>
              <w:spacing w:line="240" w:lineRule="auto"/>
              <w:rPr>
                <w:rFonts w:ascii="Arial" w:eastAsia="Arial" w:hAnsi="Arial" w:cs="Arial"/>
                <w:color w:val="EDECEC"/>
                <w:sz w:val="22"/>
                <w:szCs w:val="22"/>
              </w:rPr>
            </w:pPr>
          </w:p>
          <w:p w14:paraId="0000025D" w14:textId="77777777" w:rsidR="00500F2A" w:rsidRDefault="00EC7BAA">
            <w:pPr>
              <w:spacing w:line="240" w:lineRule="auto"/>
              <w:rPr>
                <w:rFonts w:ascii="Arial" w:eastAsia="Arial" w:hAnsi="Arial" w:cs="Arial"/>
                <w:color w:val="EFEFEF"/>
                <w:sz w:val="22"/>
                <w:szCs w:val="22"/>
              </w:rPr>
            </w:pPr>
            <w:r>
              <w:rPr>
                <w:rFonts w:ascii="Roboto" w:eastAsia="Roboto" w:hAnsi="Roboto" w:cs="Roboto"/>
                <w:b/>
                <w:color w:val="EDECEC"/>
                <w:sz w:val="22"/>
                <w:szCs w:val="22"/>
              </w:rPr>
              <w:t>Para</w:t>
            </w:r>
            <w:r>
              <w:rPr>
                <w:rFonts w:ascii="Roboto" w:eastAsia="Roboto" w:hAnsi="Roboto" w:cs="Roboto"/>
                <w:color w:val="D1D5DB"/>
                <w:sz w:val="22"/>
                <w:szCs w:val="22"/>
              </w:rPr>
              <w:t xml:space="preserve"> </w:t>
            </w:r>
            <w:r>
              <w:rPr>
                <w:rFonts w:ascii="Roboto" w:eastAsia="Roboto" w:hAnsi="Roboto" w:cs="Roboto"/>
                <w:color w:val="EFEFEF"/>
                <w:sz w:val="22"/>
                <w:szCs w:val="22"/>
              </w:rPr>
              <w:t>comunicar inquietudes, problemas o propuestas de mejora a los administradores de la finca.</w:t>
            </w:r>
          </w:p>
        </w:tc>
      </w:tr>
      <w:tr w:rsidR="00500F2A" w14:paraId="3B9F95CA" w14:textId="77777777">
        <w:tc>
          <w:tcPr>
            <w:tcW w:w="2760" w:type="dxa"/>
            <w:shd w:val="clear" w:color="auto" w:fill="B0CDFF"/>
          </w:tcPr>
          <w:p w14:paraId="0000025E"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30" w:type="dxa"/>
            <w:shd w:val="clear" w:color="auto" w:fill="B0CDFF"/>
          </w:tcPr>
          <w:p w14:paraId="0000025F"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Q</w:t>
            </w:r>
            <w:r>
              <w:rPr>
                <w:rFonts w:ascii="Roboto" w:eastAsia="Roboto" w:hAnsi="Roboto" w:cs="Roboto"/>
                <w:sz w:val="22"/>
                <w:szCs w:val="22"/>
              </w:rPr>
              <w:t>ue me encuentro en la sección de PQRS del sistema,</w:t>
            </w:r>
          </w:p>
        </w:tc>
      </w:tr>
      <w:tr w:rsidR="00500F2A" w14:paraId="74423368" w14:textId="77777777">
        <w:trPr>
          <w:trHeight w:val="771"/>
        </w:trPr>
        <w:tc>
          <w:tcPr>
            <w:tcW w:w="2760" w:type="dxa"/>
            <w:shd w:val="clear" w:color="auto" w:fill="DDE9FC"/>
          </w:tcPr>
          <w:p w14:paraId="00000260"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30" w:type="dxa"/>
            <w:shd w:val="clear" w:color="auto" w:fill="DDE9FC"/>
          </w:tcPr>
          <w:p w14:paraId="00000261" w14:textId="77777777" w:rsidR="00500F2A" w:rsidRDefault="00EC7BAA">
            <w:pPr>
              <w:spacing w:line="240" w:lineRule="auto"/>
              <w:rPr>
                <w:rFonts w:ascii="Arial" w:eastAsia="Arial" w:hAnsi="Arial" w:cs="Arial"/>
                <w:sz w:val="22"/>
                <w:szCs w:val="22"/>
              </w:rPr>
            </w:pPr>
            <w:r>
              <w:rPr>
                <w:rFonts w:ascii="Roboto" w:eastAsia="Roboto" w:hAnsi="Roboto" w:cs="Roboto"/>
                <w:sz w:val="22"/>
                <w:szCs w:val="22"/>
              </w:rPr>
              <w:t>Creó una nueva PQRS relacionada con los bovinos o la finca</w:t>
            </w:r>
          </w:p>
        </w:tc>
      </w:tr>
      <w:tr w:rsidR="00500F2A" w14:paraId="2ABB127F" w14:textId="77777777">
        <w:trPr>
          <w:trHeight w:val="65"/>
        </w:trPr>
        <w:tc>
          <w:tcPr>
            <w:tcW w:w="2760" w:type="dxa"/>
            <w:shd w:val="clear" w:color="auto" w:fill="C9DAF8"/>
          </w:tcPr>
          <w:p w14:paraId="00000262"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30" w:type="dxa"/>
            <w:shd w:val="clear" w:color="auto" w:fill="C9DAF8"/>
          </w:tcPr>
          <w:p w14:paraId="00000263" w14:textId="77777777" w:rsidR="00500F2A" w:rsidRDefault="00EC7BAA">
            <w:pPr>
              <w:spacing w:line="240" w:lineRule="auto"/>
              <w:rPr>
                <w:rFonts w:ascii="Roboto" w:eastAsia="Roboto" w:hAnsi="Roboto" w:cs="Roboto"/>
                <w:sz w:val="22"/>
                <w:szCs w:val="22"/>
              </w:rPr>
            </w:pPr>
            <w:r>
              <w:rPr>
                <w:rFonts w:ascii="Roboto" w:eastAsia="Roboto" w:hAnsi="Roboto" w:cs="Roboto"/>
                <w:sz w:val="22"/>
                <w:szCs w:val="22"/>
              </w:rPr>
              <w:t>El sistema registra la PQRS y la envía para su revisión por parte del administrador de la finca.</w:t>
            </w:r>
          </w:p>
          <w:p w14:paraId="00000264" w14:textId="77777777" w:rsidR="00500F2A" w:rsidRDefault="00500F2A">
            <w:pPr>
              <w:spacing w:line="240" w:lineRule="auto"/>
              <w:rPr>
                <w:rFonts w:ascii="Roboto" w:eastAsia="Roboto" w:hAnsi="Roboto" w:cs="Roboto"/>
                <w:sz w:val="22"/>
                <w:szCs w:val="22"/>
              </w:rPr>
            </w:pPr>
          </w:p>
          <w:p w14:paraId="00000265" w14:textId="77777777" w:rsidR="00500F2A" w:rsidRDefault="00500F2A">
            <w:pPr>
              <w:spacing w:line="240" w:lineRule="auto"/>
              <w:rPr>
                <w:rFonts w:ascii="Arial" w:eastAsia="Arial" w:hAnsi="Arial" w:cs="Arial"/>
                <w:sz w:val="22"/>
                <w:szCs w:val="22"/>
              </w:rPr>
            </w:pPr>
          </w:p>
        </w:tc>
      </w:tr>
    </w:tbl>
    <w:p w14:paraId="00000266" w14:textId="77777777" w:rsidR="00500F2A" w:rsidRDefault="00500F2A">
      <w:pPr>
        <w:spacing w:line="276" w:lineRule="auto"/>
        <w:jc w:val="both"/>
        <w:rPr>
          <w:rFonts w:ascii="Arial" w:eastAsia="Arial" w:hAnsi="Arial" w:cs="Arial"/>
          <w:b/>
          <w:sz w:val="24"/>
          <w:szCs w:val="24"/>
        </w:rPr>
      </w:pPr>
    </w:p>
    <w:p w14:paraId="00000267" w14:textId="77777777" w:rsidR="00500F2A" w:rsidRDefault="00500F2A">
      <w:pPr>
        <w:spacing w:line="276" w:lineRule="auto"/>
        <w:jc w:val="both"/>
        <w:rPr>
          <w:rFonts w:ascii="Arial" w:eastAsia="Arial" w:hAnsi="Arial" w:cs="Arial"/>
          <w:b/>
          <w:sz w:val="24"/>
          <w:szCs w:val="24"/>
        </w:rPr>
      </w:pPr>
    </w:p>
    <w:p w14:paraId="00000268" w14:textId="77777777" w:rsidR="00500F2A" w:rsidRDefault="00500F2A">
      <w:pPr>
        <w:spacing w:line="276" w:lineRule="auto"/>
        <w:jc w:val="both"/>
        <w:rPr>
          <w:rFonts w:ascii="Arial" w:eastAsia="Arial" w:hAnsi="Arial" w:cs="Arial"/>
          <w:color w:val="EFEFEF"/>
          <w:sz w:val="24"/>
          <w:szCs w:val="24"/>
        </w:rPr>
      </w:pPr>
    </w:p>
    <w:p w14:paraId="00000269" w14:textId="77777777" w:rsidR="00500F2A" w:rsidRDefault="00500F2A">
      <w:pPr>
        <w:spacing w:line="276" w:lineRule="auto"/>
        <w:jc w:val="both"/>
        <w:rPr>
          <w:rFonts w:ascii="Arial" w:eastAsia="Arial" w:hAnsi="Arial" w:cs="Arial"/>
          <w:b/>
          <w:sz w:val="24"/>
          <w:szCs w:val="24"/>
        </w:rPr>
      </w:pPr>
    </w:p>
    <w:p w14:paraId="0000026A" w14:textId="77777777" w:rsidR="00500F2A" w:rsidRDefault="00500F2A">
      <w:pPr>
        <w:spacing w:line="276" w:lineRule="auto"/>
        <w:jc w:val="both"/>
        <w:rPr>
          <w:rFonts w:ascii="Arial" w:eastAsia="Arial" w:hAnsi="Arial" w:cs="Arial"/>
          <w:b/>
          <w:sz w:val="24"/>
          <w:szCs w:val="24"/>
        </w:rPr>
      </w:pPr>
    </w:p>
    <w:p w14:paraId="0000026B" w14:textId="77777777" w:rsidR="00500F2A" w:rsidRDefault="00500F2A">
      <w:pPr>
        <w:spacing w:line="276" w:lineRule="auto"/>
        <w:jc w:val="both"/>
        <w:rPr>
          <w:rFonts w:ascii="Arial" w:eastAsia="Arial" w:hAnsi="Arial" w:cs="Arial"/>
          <w:b/>
          <w:sz w:val="24"/>
          <w:szCs w:val="24"/>
        </w:rPr>
      </w:pPr>
    </w:p>
    <w:tbl>
      <w:tblPr>
        <w:tblStyle w:val="af5"/>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030"/>
      </w:tblGrid>
      <w:tr w:rsidR="00500F2A" w14:paraId="65C15366" w14:textId="77777777">
        <w:trPr>
          <w:trHeight w:val="2261"/>
        </w:trPr>
        <w:tc>
          <w:tcPr>
            <w:tcW w:w="2760" w:type="dxa"/>
            <w:shd w:val="clear" w:color="auto" w:fill="4A86E8"/>
          </w:tcPr>
          <w:p w14:paraId="0000026C"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t>Historia de usuario</w:t>
            </w:r>
          </w:p>
        </w:tc>
        <w:tc>
          <w:tcPr>
            <w:tcW w:w="6030" w:type="dxa"/>
            <w:shd w:val="clear" w:color="auto" w:fill="4A86E8"/>
          </w:tcPr>
          <w:p w14:paraId="0000026D" w14:textId="77777777" w:rsidR="00500F2A" w:rsidRDefault="00EC7BAA">
            <w:pPr>
              <w:spacing w:line="240" w:lineRule="auto"/>
              <w:rPr>
                <w:rFonts w:ascii="Arial" w:eastAsia="Arial" w:hAnsi="Arial" w:cs="Arial"/>
                <w:b/>
                <w:color w:val="EDECEC"/>
                <w:sz w:val="22"/>
                <w:szCs w:val="22"/>
              </w:rPr>
            </w:pPr>
            <w:r>
              <w:rPr>
                <w:rFonts w:ascii="Arial" w:eastAsia="Arial" w:hAnsi="Arial" w:cs="Arial"/>
                <w:b/>
                <w:color w:val="EDECEC"/>
                <w:sz w:val="22"/>
                <w:szCs w:val="22"/>
              </w:rPr>
              <w:t xml:space="preserve">Como </w:t>
            </w:r>
            <w:r>
              <w:rPr>
                <w:rFonts w:ascii="Arial" w:eastAsia="Arial" w:hAnsi="Arial" w:cs="Arial"/>
                <w:color w:val="EDECEC"/>
                <w:sz w:val="22"/>
                <w:szCs w:val="22"/>
              </w:rPr>
              <w:t>socio de la finca ganadera</w:t>
            </w:r>
          </w:p>
          <w:p w14:paraId="0000026E" w14:textId="77777777" w:rsidR="00500F2A" w:rsidRDefault="00500F2A">
            <w:pPr>
              <w:spacing w:line="240" w:lineRule="auto"/>
              <w:rPr>
                <w:rFonts w:ascii="Arial" w:eastAsia="Arial" w:hAnsi="Arial" w:cs="Arial"/>
                <w:color w:val="EDECEC"/>
                <w:sz w:val="22"/>
                <w:szCs w:val="22"/>
              </w:rPr>
            </w:pPr>
          </w:p>
          <w:p w14:paraId="0000026F" w14:textId="77777777" w:rsidR="00500F2A" w:rsidRDefault="00EC7BAA">
            <w:pPr>
              <w:spacing w:line="240" w:lineRule="auto"/>
              <w:rPr>
                <w:rFonts w:ascii="Arial" w:eastAsia="Arial" w:hAnsi="Arial" w:cs="Arial"/>
                <w:color w:val="EFEFEF"/>
                <w:sz w:val="22"/>
                <w:szCs w:val="22"/>
              </w:rPr>
            </w:pPr>
            <w:r>
              <w:rPr>
                <w:rFonts w:ascii="Arial" w:eastAsia="Arial" w:hAnsi="Arial" w:cs="Arial"/>
                <w:color w:val="EDECEC"/>
                <w:sz w:val="22"/>
                <w:szCs w:val="22"/>
              </w:rPr>
              <w:t xml:space="preserve">Quiero </w:t>
            </w:r>
            <w:r>
              <w:rPr>
                <w:rFonts w:ascii="Arial" w:eastAsia="Arial" w:hAnsi="Arial" w:cs="Arial"/>
                <w:color w:val="EFEFEF"/>
                <w:sz w:val="22"/>
                <w:szCs w:val="22"/>
              </w:rPr>
              <w:t>poder generar informes de estado de salud de los bovinos que tengo asignados</w:t>
            </w:r>
          </w:p>
          <w:p w14:paraId="00000270" w14:textId="77777777" w:rsidR="00500F2A" w:rsidRDefault="00500F2A">
            <w:pPr>
              <w:spacing w:line="240" w:lineRule="auto"/>
              <w:rPr>
                <w:rFonts w:ascii="Arial" w:eastAsia="Arial" w:hAnsi="Arial" w:cs="Arial"/>
                <w:color w:val="EFEFEF"/>
                <w:sz w:val="22"/>
                <w:szCs w:val="22"/>
              </w:rPr>
            </w:pPr>
          </w:p>
          <w:p w14:paraId="00000271" w14:textId="77777777" w:rsidR="00500F2A" w:rsidRDefault="00EC7BAA">
            <w:pPr>
              <w:spacing w:line="240" w:lineRule="auto"/>
              <w:rPr>
                <w:rFonts w:ascii="Arial" w:eastAsia="Arial" w:hAnsi="Arial" w:cs="Arial"/>
                <w:color w:val="F3F3F3"/>
                <w:sz w:val="22"/>
                <w:szCs w:val="22"/>
              </w:rPr>
            </w:pPr>
            <w:r>
              <w:rPr>
                <w:rFonts w:ascii="Arial" w:eastAsia="Arial" w:hAnsi="Arial" w:cs="Arial"/>
                <w:color w:val="F3F3F3"/>
                <w:sz w:val="22"/>
                <w:szCs w:val="22"/>
              </w:rPr>
              <w:t>Para tener un registro detallado de la salud y bienestar de mi ganado y tomar decisiones informadas sobre su cuidado.</w:t>
            </w:r>
          </w:p>
          <w:p w14:paraId="00000272" w14:textId="77777777" w:rsidR="00500F2A" w:rsidRDefault="00500F2A">
            <w:pPr>
              <w:spacing w:line="240" w:lineRule="auto"/>
              <w:rPr>
                <w:rFonts w:ascii="Arial" w:eastAsia="Arial" w:hAnsi="Arial" w:cs="Arial"/>
                <w:color w:val="F3F3F3"/>
                <w:sz w:val="22"/>
                <w:szCs w:val="22"/>
              </w:rPr>
            </w:pPr>
          </w:p>
        </w:tc>
      </w:tr>
      <w:tr w:rsidR="00500F2A" w14:paraId="44A951E9" w14:textId="77777777">
        <w:tc>
          <w:tcPr>
            <w:tcW w:w="2760" w:type="dxa"/>
            <w:shd w:val="clear" w:color="auto" w:fill="B0CDFF"/>
          </w:tcPr>
          <w:p w14:paraId="00000273"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30" w:type="dxa"/>
            <w:shd w:val="clear" w:color="auto" w:fill="B0CDFF"/>
          </w:tcPr>
          <w:p w14:paraId="00000274" w14:textId="77777777" w:rsidR="00500F2A" w:rsidRDefault="00EC7BAA">
            <w:pPr>
              <w:spacing w:line="240" w:lineRule="auto"/>
              <w:rPr>
                <w:rFonts w:ascii="Arial" w:eastAsia="Arial" w:hAnsi="Arial" w:cs="Arial"/>
                <w:color w:val="434343"/>
                <w:sz w:val="22"/>
                <w:szCs w:val="22"/>
              </w:rPr>
            </w:pPr>
            <w:r>
              <w:rPr>
                <w:rFonts w:ascii="Roboto" w:eastAsia="Roboto" w:hAnsi="Roboto" w:cs="Roboto"/>
                <w:color w:val="434343"/>
                <w:sz w:val="22"/>
                <w:szCs w:val="22"/>
              </w:rPr>
              <w:t>Q</w:t>
            </w:r>
            <w:r>
              <w:rPr>
                <w:rFonts w:ascii="Roboto" w:eastAsia="Roboto" w:hAnsi="Roboto" w:cs="Roboto"/>
                <w:color w:val="434343"/>
                <w:sz w:val="22"/>
                <w:szCs w:val="22"/>
              </w:rPr>
              <w:t>ue he iniciado sesión en el sistema como socio</w:t>
            </w:r>
          </w:p>
        </w:tc>
      </w:tr>
      <w:tr w:rsidR="00500F2A" w14:paraId="2EB83A07" w14:textId="77777777">
        <w:tc>
          <w:tcPr>
            <w:tcW w:w="2760" w:type="dxa"/>
            <w:shd w:val="clear" w:color="auto" w:fill="DDE9FC"/>
          </w:tcPr>
          <w:p w14:paraId="00000275"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30" w:type="dxa"/>
            <w:shd w:val="clear" w:color="auto" w:fill="DDE9FC"/>
          </w:tcPr>
          <w:p w14:paraId="00000276" w14:textId="77777777" w:rsidR="00500F2A" w:rsidRDefault="00EC7BAA">
            <w:pPr>
              <w:spacing w:line="240" w:lineRule="auto"/>
              <w:rPr>
                <w:rFonts w:ascii="Arial" w:eastAsia="Arial" w:hAnsi="Arial" w:cs="Arial"/>
                <w:color w:val="434343"/>
                <w:sz w:val="22"/>
                <w:szCs w:val="22"/>
              </w:rPr>
            </w:pPr>
            <w:r>
              <w:rPr>
                <w:rFonts w:ascii="Roboto" w:eastAsia="Roboto" w:hAnsi="Roboto" w:cs="Roboto"/>
                <w:color w:val="434343"/>
                <w:sz w:val="22"/>
                <w:szCs w:val="22"/>
              </w:rPr>
              <w:t>Selecciono la opción de generar informes de estado de salud</w:t>
            </w:r>
          </w:p>
        </w:tc>
      </w:tr>
      <w:tr w:rsidR="00500F2A" w14:paraId="6C96E4F9" w14:textId="77777777">
        <w:trPr>
          <w:trHeight w:val="1122"/>
        </w:trPr>
        <w:tc>
          <w:tcPr>
            <w:tcW w:w="2760" w:type="dxa"/>
            <w:shd w:val="clear" w:color="auto" w:fill="C9DAF8"/>
          </w:tcPr>
          <w:p w14:paraId="00000277"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30" w:type="dxa"/>
            <w:shd w:val="clear" w:color="auto" w:fill="C9DAF8"/>
          </w:tcPr>
          <w:p w14:paraId="00000278" w14:textId="77777777" w:rsidR="00500F2A" w:rsidRDefault="00EC7BAA">
            <w:pPr>
              <w:spacing w:line="240" w:lineRule="auto"/>
              <w:rPr>
                <w:rFonts w:ascii="Arial" w:eastAsia="Arial" w:hAnsi="Arial" w:cs="Arial"/>
                <w:color w:val="434343"/>
                <w:sz w:val="22"/>
                <w:szCs w:val="22"/>
              </w:rPr>
            </w:pPr>
            <w:r>
              <w:rPr>
                <w:rFonts w:ascii="Roboto" w:eastAsia="Roboto" w:hAnsi="Roboto" w:cs="Roboto"/>
                <w:color w:val="434343"/>
                <w:sz w:val="22"/>
                <w:szCs w:val="22"/>
              </w:rPr>
              <w:t>El sistema me presenta un informe detallado de salud de los bovinos asignados, incluyendo información sobre enfermedades, tratamien</w:t>
            </w:r>
            <w:r>
              <w:rPr>
                <w:rFonts w:ascii="Roboto" w:eastAsia="Roboto" w:hAnsi="Roboto" w:cs="Roboto"/>
                <w:color w:val="434343"/>
                <w:sz w:val="22"/>
                <w:szCs w:val="22"/>
              </w:rPr>
              <w:t>tos y otros eventos relevantes.</w:t>
            </w:r>
          </w:p>
        </w:tc>
      </w:tr>
    </w:tbl>
    <w:p w14:paraId="00000279" w14:textId="77777777" w:rsidR="00500F2A" w:rsidRDefault="00500F2A">
      <w:pPr>
        <w:spacing w:line="276" w:lineRule="auto"/>
        <w:jc w:val="both"/>
        <w:rPr>
          <w:rFonts w:ascii="Arial" w:eastAsia="Arial" w:hAnsi="Arial" w:cs="Arial"/>
          <w:b/>
          <w:sz w:val="24"/>
          <w:szCs w:val="24"/>
        </w:rPr>
      </w:pPr>
    </w:p>
    <w:p w14:paraId="0000027A" w14:textId="77777777" w:rsidR="00500F2A" w:rsidRDefault="00500F2A">
      <w:pPr>
        <w:spacing w:line="276" w:lineRule="auto"/>
        <w:jc w:val="both"/>
        <w:rPr>
          <w:rFonts w:ascii="Arial" w:eastAsia="Arial" w:hAnsi="Arial" w:cs="Arial"/>
          <w:b/>
          <w:sz w:val="24"/>
          <w:szCs w:val="24"/>
        </w:rPr>
      </w:pPr>
    </w:p>
    <w:tbl>
      <w:tblPr>
        <w:tblStyle w:val="af6"/>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015"/>
      </w:tblGrid>
      <w:tr w:rsidR="00500F2A" w14:paraId="73DB1AC4" w14:textId="77777777">
        <w:trPr>
          <w:trHeight w:val="2340"/>
        </w:trPr>
        <w:tc>
          <w:tcPr>
            <w:tcW w:w="2775" w:type="dxa"/>
            <w:shd w:val="clear" w:color="auto" w:fill="4A86E8"/>
          </w:tcPr>
          <w:p w14:paraId="0000027B"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t>Historia de usuario</w:t>
            </w:r>
          </w:p>
        </w:tc>
        <w:tc>
          <w:tcPr>
            <w:tcW w:w="6015" w:type="dxa"/>
            <w:shd w:val="clear" w:color="auto" w:fill="4A86E8"/>
          </w:tcPr>
          <w:p w14:paraId="0000027C" w14:textId="77777777" w:rsidR="00500F2A" w:rsidRDefault="00EC7BAA">
            <w:pPr>
              <w:spacing w:line="240" w:lineRule="auto"/>
              <w:rPr>
                <w:rFonts w:ascii="Arial" w:eastAsia="Arial" w:hAnsi="Arial" w:cs="Arial"/>
                <w:b/>
                <w:color w:val="EDECEC"/>
                <w:sz w:val="22"/>
                <w:szCs w:val="22"/>
              </w:rPr>
            </w:pPr>
            <w:r>
              <w:rPr>
                <w:rFonts w:ascii="Arial" w:eastAsia="Arial" w:hAnsi="Arial" w:cs="Arial"/>
                <w:b/>
                <w:color w:val="EDECEC"/>
                <w:sz w:val="22"/>
                <w:szCs w:val="22"/>
              </w:rPr>
              <w:t xml:space="preserve">Como </w:t>
            </w:r>
            <w:r>
              <w:rPr>
                <w:rFonts w:ascii="Arial" w:eastAsia="Arial" w:hAnsi="Arial" w:cs="Arial"/>
                <w:color w:val="EDECEC"/>
                <w:sz w:val="22"/>
                <w:szCs w:val="22"/>
              </w:rPr>
              <w:t>socio de la finca ganadera</w:t>
            </w:r>
          </w:p>
          <w:p w14:paraId="0000027D" w14:textId="77777777" w:rsidR="00500F2A" w:rsidRDefault="00500F2A">
            <w:pPr>
              <w:spacing w:line="240" w:lineRule="auto"/>
              <w:rPr>
                <w:rFonts w:ascii="Arial" w:eastAsia="Arial" w:hAnsi="Arial" w:cs="Arial"/>
                <w:color w:val="EFEFEF"/>
                <w:sz w:val="22"/>
                <w:szCs w:val="22"/>
              </w:rPr>
            </w:pPr>
          </w:p>
          <w:p w14:paraId="0000027E" w14:textId="77777777" w:rsidR="00500F2A" w:rsidRDefault="00EC7BAA">
            <w:pPr>
              <w:spacing w:line="240" w:lineRule="auto"/>
              <w:rPr>
                <w:rFonts w:ascii="Roboto" w:eastAsia="Roboto" w:hAnsi="Roboto" w:cs="Roboto"/>
                <w:color w:val="EFEFEF"/>
                <w:sz w:val="22"/>
                <w:szCs w:val="22"/>
              </w:rPr>
            </w:pPr>
            <w:r>
              <w:rPr>
                <w:rFonts w:ascii="Roboto" w:eastAsia="Roboto" w:hAnsi="Roboto" w:cs="Roboto"/>
                <w:b/>
                <w:color w:val="EFEFEF"/>
                <w:sz w:val="22"/>
                <w:szCs w:val="22"/>
              </w:rPr>
              <w:t>Quiero</w:t>
            </w:r>
            <w:r>
              <w:rPr>
                <w:rFonts w:ascii="Roboto" w:eastAsia="Roboto" w:hAnsi="Roboto" w:cs="Roboto"/>
                <w:color w:val="EFEFEF"/>
                <w:sz w:val="22"/>
                <w:szCs w:val="22"/>
              </w:rPr>
              <w:t xml:space="preserve"> poder consultar eventos o novedades que afecten a mis bovinos, como enfermedades o cambios en su estado de salud</w:t>
            </w:r>
          </w:p>
          <w:p w14:paraId="0000027F" w14:textId="77777777" w:rsidR="00500F2A" w:rsidRDefault="00500F2A">
            <w:pPr>
              <w:spacing w:line="240" w:lineRule="auto"/>
              <w:rPr>
                <w:rFonts w:ascii="Roboto" w:eastAsia="Roboto" w:hAnsi="Roboto" w:cs="Roboto"/>
                <w:color w:val="D1D5DB"/>
                <w:sz w:val="22"/>
                <w:szCs w:val="22"/>
                <w:shd w:val="clear" w:color="auto" w:fill="444654"/>
              </w:rPr>
            </w:pPr>
          </w:p>
          <w:p w14:paraId="00000280" w14:textId="77777777" w:rsidR="00500F2A" w:rsidRDefault="00EC7BAA">
            <w:pPr>
              <w:spacing w:line="240" w:lineRule="auto"/>
              <w:rPr>
                <w:rFonts w:ascii="Arial" w:eastAsia="Arial" w:hAnsi="Arial" w:cs="Arial"/>
                <w:color w:val="EFEFEF"/>
                <w:sz w:val="22"/>
                <w:szCs w:val="22"/>
              </w:rPr>
            </w:pPr>
            <w:r>
              <w:rPr>
                <w:rFonts w:ascii="Roboto" w:eastAsia="Roboto" w:hAnsi="Roboto" w:cs="Roboto"/>
                <w:b/>
                <w:color w:val="EFEFEF"/>
                <w:sz w:val="22"/>
                <w:szCs w:val="22"/>
              </w:rPr>
              <w:t xml:space="preserve">Para </w:t>
            </w:r>
            <w:r>
              <w:rPr>
                <w:rFonts w:ascii="Roboto" w:eastAsia="Roboto" w:hAnsi="Roboto" w:cs="Roboto"/>
                <w:color w:val="EFEFEF"/>
                <w:sz w:val="22"/>
                <w:szCs w:val="22"/>
              </w:rPr>
              <w:t>mantener un control de las incidencias y estados de mis animales que puedan influir en la gestión de los bovinos y su integridad.</w:t>
            </w:r>
          </w:p>
        </w:tc>
      </w:tr>
      <w:tr w:rsidR="00500F2A" w14:paraId="379ECA37" w14:textId="77777777">
        <w:tc>
          <w:tcPr>
            <w:tcW w:w="2775" w:type="dxa"/>
            <w:shd w:val="clear" w:color="auto" w:fill="B0CDFF"/>
          </w:tcPr>
          <w:p w14:paraId="00000281"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15" w:type="dxa"/>
            <w:shd w:val="clear" w:color="auto" w:fill="B0CDFF"/>
          </w:tcPr>
          <w:p w14:paraId="00000282" w14:textId="77777777" w:rsidR="00500F2A" w:rsidRDefault="00EC7BAA">
            <w:pPr>
              <w:spacing w:line="240" w:lineRule="auto"/>
              <w:rPr>
                <w:rFonts w:ascii="Arial" w:eastAsia="Arial" w:hAnsi="Arial" w:cs="Arial"/>
                <w:color w:val="434343"/>
                <w:sz w:val="22"/>
                <w:szCs w:val="22"/>
              </w:rPr>
            </w:pPr>
            <w:r>
              <w:rPr>
                <w:rFonts w:ascii="Arial" w:eastAsia="Arial" w:hAnsi="Arial" w:cs="Arial"/>
                <w:sz w:val="22"/>
                <w:szCs w:val="22"/>
              </w:rPr>
              <w:t>Q</w:t>
            </w:r>
            <w:r>
              <w:rPr>
                <w:rFonts w:ascii="Roboto" w:eastAsia="Roboto" w:hAnsi="Roboto" w:cs="Roboto"/>
                <w:color w:val="434343"/>
                <w:sz w:val="22"/>
                <w:szCs w:val="22"/>
              </w:rPr>
              <w:t>ue he iniciado sesión en el sistema como socio</w:t>
            </w:r>
          </w:p>
        </w:tc>
      </w:tr>
      <w:tr w:rsidR="00500F2A" w14:paraId="61C060F1" w14:textId="77777777">
        <w:tc>
          <w:tcPr>
            <w:tcW w:w="2775" w:type="dxa"/>
            <w:shd w:val="clear" w:color="auto" w:fill="DDE9FC"/>
          </w:tcPr>
          <w:p w14:paraId="00000283"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15" w:type="dxa"/>
            <w:shd w:val="clear" w:color="auto" w:fill="DDE9FC"/>
          </w:tcPr>
          <w:p w14:paraId="00000284" w14:textId="77777777" w:rsidR="00500F2A" w:rsidRDefault="00EC7BAA">
            <w:pPr>
              <w:spacing w:line="240" w:lineRule="auto"/>
              <w:rPr>
                <w:rFonts w:ascii="Arial" w:eastAsia="Arial" w:hAnsi="Arial" w:cs="Arial"/>
                <w:color w:val="434343"/>
                <w:sz w:val="22"/>
                <w:szCs w:val="22"/>
              </w:rPr>
            </w:pPr>
            <w:r>
              <w:rPr>
                <w:rFonts w:ascii="Roboto" w:eastAsia="Roboto" w:hAnsi="Roboto" w:cs="Roboto"/>
                <w:color w:val="434343"/>
                <w:sz w:val="22"/>
                <w:szCs w:val="22"/>
              </w:rPr>
              <w:t>Cuando accedo a la sección de registro de eventos de salud</w:t>
            </w:r>
          </w:p>
        </w:tc>
      </w:tr>
      <w:tr w:rsidR="00500F2A" w14:paraId="2C53E9E6" w14:textId="77777777">
        <w:trPr>
          <w:trHeight w:val="1122"/>
        </w:trPr>
        <w:tc>
          <w:tcPr>
            <w:tcW w:w="2775" w:type="dxa"/>
            <w:shd w:val="clear" w:color="auto" w:fill="C9DAF8"/>
          </w:tcPr>
          <w:p w14:paraId="00000285"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15" w:type="dxa"/>
            <w:shd w:val="clear" w:color="auto" w:fill="C9DAF8"/>
          </w:tcPr>
          <w:p w14:paraId="00000286" w14:textId="77777777" w:rsidR="00500F2A" w:rsidRDefault="00EC7BAA">
            <w:pPr>
              <w:spacing w:line="240" w:lineRule="auto"/>
              <w:rPr>
                <w:rFonts w:ascii="Arial" w:eastAsia="Arial" w:hAnsi="Arial" w:cs="Arial"/>
                <w:sz w:val="22"/>
                <w:szCs w:val="22"/>
              </w:rPr>
            </w:pPr>
            <w:r>
              <w:rPr>
                <w:rFonts w:ascii="Roboto" w:eastAsia="Roboto" w:hAnsi="Roboto" w:cs="Roboto"/>
                <w:color w:val="434343"/>
                <w:sz w:val="22"/>
                <w:szCs w:val="22"/>
              </w:rPr>
              <w:t>El sistema me permite consultar los eventos relacionados con la salud de los bovinos que tengo, incluyendo detalles como fecha, tipo de evento y observaciones.</w:t>
            </w:r>
          </w:p>
        </w:tc>
      </w:tr>
    </w:tbl>
    <w:p w14:paraId="00000287" w14:textId="77777777" w:rsidR="00500F2A" w:rsidRDefault="00500F2A">
      <w:pPr>
        <w:spacing w:line="276" w:lineRule="auto"/>
        <w:jc w:val="both"/>
        <w:rPr>
          <w:rFonts w:ascii="Arial" w:eastAsia="Arial" w:hAnsi="Arial" w:cs="Arial"/>
          <w:b/>
          <w:sz w:val="24"/>
          <w:szCs w:val="24"/>
        </w:rPr>
      </w:pPr>
    </w:p>
    <w:tbl>
      <w:tblPr>
        <w:tblStyle w:val="af7"/>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015"/>
      </w:tblGrid>
      <w:tr w:rsidR="00500F2A" w14:paraId="2A40E90F" w14:textId="77777777">
        <w:trPr>
          <w:trHeight w:val="2040"/>
        </w:trPr>
        <w:tc>
          <w:tcPr>
            <w:tcW w:w="2775" w:type="dxa"/>
            <w:shd w:val="clear" w:color="auto" w:fill="4A86E8"/>
          </w:tcPr>
          <w:p w14:paraId="00000288"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t>Historia de usuario</w:t>
            </w:r>
          </w:p>
        </w:tc>
        <w:tc>
          <w:tcPr>
            <w:tcW w:w="6015" w:type="dxa"/>
            <w:shd w:val="clear" w:color="auto" w:fill="4A86E8"/>
          </w:tcPr>
          <w:p w14:paraId="00000289" w14:textId="77777777" w:rsidR="00500F2A" w:rsidRDefault="00EC7BAA">
            <w:pPr>
              <w:spacing w:line="240" w:lineRule="auto"/>
              <w:rPr>
                <w:rFonts w:ascii="Arial" w:eastAsia="Arial" w:hAnsi="Arial" w:cs="Arial"/>
                <w:b/>
                <w:color w:val="EDECEC"/>
                <w:sz w:val="22"/>
                <w:szCs w:val="22"/>
              </w:rPr>
            </w:pPr>
            <w:r>
              <w:rPr>
                <w:rFonts w:ascii="Arial" w:eastAsia="Arial" w:hAnsi="Arial" w:cs="Arial"/>
                <w:b/>
                <w:color w:val="EDECEC"/>
                <w:sz w:val="22"/>
                <w:szCs w:val="22"/>
              </w:rPr>
              <w:t xml:space="preserve">Como </w:t>
            </w:r>
            <w:r>
              <w:rPr>
                <w:rFonts w:ascii="Arial" w:eastAsia="Arial" w:hAnsi="Arial" w:cs="Arial"/>
                <w:color w:val="EDECEC"/>
                <w:sz w:val="22"/>
                <w:szCs w:val="22"/>
              </w:rPr>
              <w:t>socio de la finca ganadera</w:t>
            </w:r>
          </w:p>
          <w:p w14:paraId="0000028A" w14:textId="77777777" w:rsidR="00500F2A" w:rsidRDefault="00500F2A">
            <w:pPr>
              <w:spacing w:line="240" w:lineRule="auto"/>
              <w:rPr>
                <w:rFonts w:ascii="Arial" w:eastAsia="Arial" w:hAnsi="Arial" w:cs="Arial"/>
                <w:color w:val="EFEFEF"/>
                <w:sz w:val="22"/>
                <w:szCs w:val="22"/>
              </w:rPr>
            </w:pPr>
          </w:p>
          <w:p w14:paraId="0000028B" w14:textId="77777777" w:rsidR="00500F2A" w:rsidRDefault="00EC7BAA">
            <w:pPr>
              <w:spacing w:line="240" w:lineRule="auto"/>
              <w:rPr>
                <w:rFonts w:ascii="Roboto" w:eastAsia="Roboto" w:hAnsi="Roboto" w:cs="Roboto"/>
                <w:color w:val="EFEFEF"/>
                <w:sz w:val="22"/>
                <w:szCs w:val="22"/>
              </w:rPr>
            </w:pPr>
            <w:r>
              <w:rPr>
                <w:rFonts w:ascii="Roboto" w:eastAsia="Roboto" w:hAnsi="Roboto" w:cs="Roboto"/>
                <w:b/>
                <w:color w:val="EFEFEF"/>
                <w:sz w:val="22"/>
                <w:szCs w:val="22"/>
              </w:rPr>
              <w:t>Quiero</w:t>
            </w:r>
            <w:r>
              <w:rPr>
                <w:rFonts w:ascii="Roboto" w:eastAsia="Roboto" w:hAnsi="Roboto" w:cs="Roboto"/>
                <w:color w:val="EFEFEF"/>
                <w:sz w:val="22"/>
                <w:szCs w:val="22"/>
              </w:rPr>
              <w:t xml:space="preserve"> </w:t>
            </w:r>
            <w:r>
              <w:rPr>
                <w:rFonts w:ascii="Roboto" w:eastAsia="Roboto" w:hAnsi="Roboto" w:cs="Roboto"/>
                <w:color w:val="EFEFEF"/>
                <w:sz w:val="22"/>
                <w:szCs w:val="22"/>
              </w:rPr>
              <w:t>poder consultar el inventario de insumos y productos disponibles en la finca</w:t>
            </w:r>
          </w:p>
          <w:p w14:paraId="0000028C" w14:textId="77777777" w:rsidR="00500F2A" w:rsidRDefault="00500F2A">
            <w:pPr>
              <w:spacing w:line="240" w:lineRule="auto"/>
              <w:rPr>
                <w:rFonts w:ascii="Roboto" w:eastAsia="Roboto" w:hAnsi="Roboto" w:cs="Roboto"/>
                <w:color w:val="EFEFEF"/>
                <w:sz w:val="22"/>
                <w:szCs w:val="22"/>
              </w:rPr>
            </w:pPr>
          </w:p>
          <w:p w14:paraId="0000028D" w14:textId="77777777" w:rsidR="00500F2A" w:rsidRDefault="00EC7BAA">
            <w:pPr>
              <w:spacing w:line="240" w:lineRule="auto"/>
              <w:rPr>
                <w:rFonts w:ascii="Arial" w:eastAsia="Arial" w:hAnsi="Arial" w:cs="Arial"/>
                <w:color w:val="EFEFEF"/>
                <w:sz w:val="22"/>
                <w:szCs w:val="22"/>
              </w:rPr>
            </w:pPr>
            <w:r>
              <w:rPr>
                <w:rFonts w:ascii="Roboto" w:eastAsia="Roboto" w:hAnsi="Roboto" w:cs="Roboto"/>
                <w:b/>
                <w:color w:val="EFEFEF"/>
                <w:sz w:val="22"/>
                <w:szCs w:val="22"/>
              </w:rPr>
              <w:t xml:space="preserve">Para </w:t>
            </w:r>
            <w:r>
              <w:rPr>
                <w:rFonts w:ascii="Roboto" w:eastAsia="Roboto" w:hAnsi="Roboto" w:cs="Roboto"/>
                <w:color w:val="EFEFEF"/>
                <w:sz w:val="22"/>
                <w:szCs w:val="22"/>
              </w:rPr>
              <w:t>asegurarme de tener acceso a los recursos necesarios para el cuidado de mis bovinos.</w:t>
            </w:r>
          </w:p>
        </w:tc>
      </w:tr>
      <w:tr w:rsidR="00500F2A" w14:paraId="1739A963" w14:textId="77777777">
        <w:tc>
          <w:tcPr>
            <w:tcW w:w="2775" w:type="dxa"/>
            <w:shd w:val="clear" w:color="auto" w:fill="B0CDFF"/>
          </w:tcPr>
          <w:p w14:paraId="0000028E"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15" w:type="dxa"/>
            <w:shd w:val="clear" w:color="auto" w:fill="B0CDFF"/>
          </w:tcPr>
          <w:p w14:paraId="0000028F" w14:textId="77777777" w:rsidR="00500F2A" w:rsidRDefault="00EC7BAA">
            <w:pPr>
              <w:spacing w:line="240" w:lineRule="auto"/>
              <w:rPr>
                <w:rFonts w:ascii="Arial" w:eastAsia="Arial" w:hAnsi="Arial" w:cs="Arial"/>
                <w:color w:val="434343"/>
                <w:sz w:val="22"/>
                <w:szCs w:val="22"/>
              </w:rPr>
            </w:pPr>
            <w:r>
              <w:rPr>
                <w:rFonts w:ascii="Arial" w:eastAsia="Arial" w:hAnsi="Arial" w:cs="Arial"/>
                <w:sz w:val="22"/>
                <w:szCs w:val="22"/>
              </w:rPr>
              <w:t>Q</w:t>
            </w:r>
            <w:r>
              <w:rPr>
                <w:rFonts w:ascii="Roboto" w:eastAsia="Roboto" w:hAnsi="Roboto" w:cs="Roboto"/>
                <w:color w:val="434343"/>
                <w:sz w:val="22"/>
                <w:szCs w:val="22"/>
              </w:rPr>
              <w:t>ue he iniciado sesión en el sistema como socio</w:t>
            </w:r>
          </w:p>
        </w:tc>
      </w:tr>
      <w:tr w:rsidR="00500F2A" w14:paraId="1A23F2A4" w14:textId="77777777">
        <w:tc>
          <w:tcPr>
            <w:tcW w:w="2775" w:type="dxa"/>
            <w:shd w:val="clear" w:color="auto" w:fill="DDE9FC"/>
          </w:tcPr>
          <w:p w14:paraId="00000290"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15" w:type="dxa"/>
            <w:shd w:val="clear" w:color="auto" w:fill="DDE9FC"/>
          </w:tcPr>
          <w:p w14:paraId="00000291" w14:textId="77777777" w:rsidR="00500F2A" w:rsidRDefault="00EC7BAA">
            <w:pPr>
              <w:spacing w:line="240" w:lineRule="auto"/>
              <w:rPr>
                <w:rFonts w:ascii="Arial" w:eastAsia="Arial" w:hAnsi="Arial" w:cs="Arial"/>
                <w:color w:val="434343"/>
                <w:sz w:val="22"/>
                <w:szCs w:val="22"/>
              </w:rPr>
            </w:pPr>
            <w:r>
              <w:rPr>
                <w:rFonts w:ascii="Roboto" w:eastAsia="Roboto" w:hAnsi="Roboto" w:cs="Roboto"/>
                <w:color w:val="434343"/>
                <w:sz w:val="22"/>
                <w:szCs w:val="22"/>
              </w:rPr>
              <w:t xml:space="preserve">Cuando </w:t>
            </w:r>
            <w:r>
              <w:rPr>
                <w:rFonts w:ascii="Roboto" w:eastAsia="Roboto" w:hAnsi="Roboto" w:cs="Roboto"/>
                <w:color w:val="434343"/>
                <w:sz w:val="22"/>
                <w:szCs w:val="22"/>
              </w:rPr>
              <w:t>selecciono la opción de consultar el inventario de insumos y productos</w:t>
            </w:r>
          </w:p>
        </w:tc>
      </w:tr>
      <w:tr w:rsidR="00500F2A" w14:paraId="70202F7A" w14:textId="77777777">
        <w:trPr>
          <w:trHeight w:val="1122"/>
        </w:trPr>
        <w:tc>
          <w:tcPr>
            <w:tcW w:w="2775" w:type="dxa"/>
            <w:shd w:val="clear" w:color="auto" w:fill="C9DAF8"/>
          </w:tcPr>
          <w:p w14:paraId="00000292"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15" w:type="dxa"/>
            <w:shd w:val="clear" w:color="auto" w:fill="C9DAF8"/>
          </w:tcPr>
          <w:p w14:paraId="00000293" w14:textId="77777777" w:rsidR="00500F2A" w:rsidRDefault="00EC7BAA">
            <w:pPr>
              <w:spacing w:line="240" w:lineRule="auto"/>
              <w:rPr>
                <w:rFonts w:ascii="Arial" w:eastAsia="Arial" w:hAnsi="Arial" w:cs="Arial"/>
                <w:color w:val="434343"/>
                <w:sz w:val="22"/>
                <w:szCs w:val="22"/>
              </w:rPr>
            </w:pPr>
            <w:r>
              <w:rPr>
                <w:rFonts w:ascii="Roboto" w:eastAsia="Roboto" w:hAnsi="Roboto" w:cs="Roboto"/>
                <w:color w:val="434343"/>
                <w:sz w:val="22"/>
                <w:szCs w:val="22"/>
              </w:rPr>
              <w:t>El sistema me muestra una lista actualizada de los recursos disponibles en la finca, incluyendo detalles como cantidad y disponibilidad.</w:t>
            </w:r>
          </w:p>
        </w:tc>
      </w:tr>
    </w:tbl>
    <w:p w14:paraId="00000294" w14:textId="77777777" w:rsidR="00500F2A" w:rsidRDefault="00500F2A">
      <w:pPr>
        <w:spacing w:line="276" w:lineRule="auto"/>
        <w:jc w:val="both"/>
        <w:rPr>
          <w:rFonts w:ascii="Arial" w:eastAsia="Arial" w:hAnsi="Arial" w:cs="Arial"/>
          <w:b/>
          <w:sz w:val="24"/>
          <w:szCs w:val="24"/>
        </w:rPr>
      </w:pPr>
    </w:p>
    <w:tbl>
      <w:tblPr>
        <w:tblStyle w:val="af8"/>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015"/>
      </w:tblGrid>
      <w:tr w:rsidR="00500F2A" w14:paraId="1DCA5A7A" w14:textId="77777777">
        <w:trPr>
          <w:trHeight w:val="2469"/>
        </w:trPr>
        <w:tc>
          <w:tcPr>
            <w:tcW w:w="2775" w:type="dxa"/>
            <w:shd w:val="clear" w:color="auto" w:fill="4A86E8"/>
          </w:tcPr>
          <w:p w14:paraId="00000295"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lastRenderedPageBreak/>
              <w:t>Historia de usuario</w:t>
            </w:r>
          </w:p>
        </w:tc>
        <w:tc>
          <w:tcPr>
            <w:tcW w:w="6015" w:type="dxa"/>
            <w:shd w:val="clear" w:color="auto" w:fill="4A86E8"/>
          </w:tcPr>
          <w:p w14:paraId="00000296" w14:textId="77777777" w:rsidR="00500F2A" w:rsidRDefault="00EC7BAA">
            <w:pPr>
              <w:spacing w:line="240" w:lineRule="auto"/>
              <w:rPr>
                <w:rFonts w:ascii="Arial" w:eastAsia="Arial" w:hAnsi="Arial" w:cs="Arial"/>
                <w:color w:val="EFEFEF"/>
                <w:sz w:val="22"/>
                <w:szCs w:val="22"/>
              </w:rPr>
            </w:pPr>
            <w:r>
              <w:rPr>
                <w:rFonts w:ascii="Arial" w:eastAsia="Arial" w:hAnsi="Arial" w:cs="Arial"/>
                <w:b/>
                <w:color w:val="EDECEC"/>
                <w:sz w:val="22"/>
                <w:szCs w:val="22"/>
              </w:rPr>
              <w:t xml:space="preserve">Como </w:t>
            </w:r>
            <w:r>
              <w:rPr>
                <w:rFonts w:ascii="Roboto" w:eastAsia="Roboto" w:hAnsi="Roboto" w:cs="Roboto"/>
                <w:color w:val="EFEFEF"/>
                <w:sz w:val="22"/>
                <w:szCs w:val="22"/>
              </w:rPr>
              <w:t>administrador de la finca ganadera</w:t>
            </w:r>
          </w:p>
          <w:p w14:paraId="00000297" w14:textId="77777777" w:rsidR="00500F2A" w:rsidRDefault="00500F2A">
            <w:pPr>
              <w:spacing w:line="240" w:lineRule="auto"/>
              <w:rPr>
                <w:rFonts w:ascii="Arial" w:eastAsia="Arial" w:hAnsi="Arial" w:cs="Arial"/>
                <w:color w:val="EFEFEF"/>
                <w:sz w:val="22"/>
                <w:szCs w:val="22"/>
              </w:rPr>
            </w:pPr>
          </w:p>
          <w:p w14:paraId="00000298" w14:textId="77777777" w:rsidR="00500F2A" w:rsidRDefault="00EC7BAA">
            <w:pPr>
              <w:spacing w:line="240" w:lineRule="auto"/>
              <w:rPr>
                <w:rFonts w:ascii="Roboto" w:eastAsia="Roboto" w:hAnsi="Roboto" w:cs="Roboto"/>
                <w:color w:val="EFEFEF"/>
                <w:sz w:val="22"/>
                <w:szCs w:val="22"/>
              </w:rPr>
            </w:pPr>
            <w:r>
              <w:rPr>
                <w:rFonts w:ascii="Roboto" w:eastAsia="Roboto" w:hAnsi="Roboto" w:cs="Roboto"/>
                <w:b/>
                <w:color w:val="EFEFEF"/>
                <w:sz w:val="22"/>
                <w:szCs w:val="22"/>
              </w:rPr>
              <w:t>Quiero</w:t>
            </w:r>
            <w:r>
              <w:rPr>
                <w:rFonts w:ascii="Roboto" w:eastAsia="Roboto" w:hAnsi="Roboto" w:cs="Roboto"/>
                <w:color w:val="EFEFEF"/>
                <w:sz w:val="22"/>
                <w:szCs w:val="22"/>
              </w:rPr>
              <w:t xml:space="preserve"> tener la capacidad de registrar novedades o eventos inesperados que afecten a los bovinos, como enfermedades o cambios en su estado,</w:t>
            </w:r>
          </w:p>
          <w:p w14:paraId="00000299" w14:textId="77777777" w:rsidR="00500F2A" w:rsidRDefault="00500F2A">
            <w:pPr>
              <w:spacing w:line="240" w:lineRule="auto"/>
              <w:rPr>
                <w:rFonts w:ascii="Roboto" w:eastAsia="Roboto" w:hAnsi="Roboto" w:cs="Roboto"/>
                <w:color w:val="EFEFEF"/>
                <w:sz w:val="22"/>
                <w:szCs w:val="22"/>
              </w:rPr>
            </w:pPr>
          </w:p>
          <w:p w14:paraId="0000029A" w14:textId="77777777" w:rsidR="00500F2A" w:rsidRDefault="00EC7BAA">
            <w:pPr>
              <w:spacing w:line="240" w:lineRule="auto"/>
              <w:rPr>
                <w:rFonts w:ascii="Arial" w:eastAsia="Arial" w:hAnsi="Arial" w:cs="Arial"/>
                <w:color w:val="EFEFEF"/>
                <w:sz w:val="22"/>
                <w:szCs w:val="22"/>
              </w:rPr>
            </w:pPr>
            <w:r>
              <w:rPr>
                <w:rFonts w:ascii="Roboto" w:eastAsia="Roboto" w:hAnsi="Roboto" w:cs="Roboto"/>
                <w:b/>
                <w:color w:val="EFEFEF"/>
                <w:sz w:val="22"/>
                <w:szCs w:val="22"/>
              </w:rPr>
              <w:t xml:space="preserve">Para </w:t>
            </w:r>
            <w:r>
              <w:rPr>
                <w:rFonts w:ascii="Roboto" w:eastAsia="Roboto" w:hAnsi="Roboto" w:cs="Roboto"/>
                <w:color w:val="EFEFEF"/>
                <w:sz w:val="22"/>
                <w:szCs w:val="22"/>
              </w:rPr>
              <w:t>mantener un registro detallado de los eventos que puedan influir en la ges</w:t>
            </w:r>
            <w:r>
              <w:rPr>
                <w:rFonts w:ascii="Roboto" w:eastAsia="Roboto" w:hAnsi="Roboto" w:cs="Roboto"/>
                <w:color w:val="EFEFEF"/>
                <w:sz w:val="22"/>
                <w:szCs w:val="22"/>
              </w:rPr>
              <w:t>tión de los bovinos y tomar acciones adecuadas.</w:t>
            </w:r>
          </w:p>
        </w:tc>
      </w:tr>
      <w:tr w:rsidR="00500F2A" w14:paraId="76FDB73C" w14:textId="77777777">
        <w:tc>
          <w:tcPr>
            <w:tcW w:w="2775" w:type="dxa"/>
            <w:shd w:val="clear" w:color="auto" w:fill="B0CDFF"/>
          </w:tcPr>
          <w:p w14:paraId="0000029B"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15" w:type="dxa"/>
            <w:shd w:val="clear" w:color="auto" w:fill="B0CDFF"/>
          </w:tcPr>
          <w:p w14:paraId="0000029C" w14:textId="77777777" w:rsidR="00500F2A" w:rsidRDefault="00EC7BAA">
            <w:pPr>
              <w:spacing w:line="240" w:lineRule="auto"/>
              <w:rPr>
                <w:rFonts w:ascii="Arial" w:eastAsia="Arial" w:hAnsi="Arial" w:cs="Arial"/>
                <w:color w:val="434343"/>
                <w:sz w:val="22"/>
                <w:szCs w:val="22"/>
              </w:rPr>
            </w:pPr>
            <w:r>
              <w:rPr>
                <w:rFonts w:ascii="Roboto" w:eastAsia="Roboto" w:hAnsi="Roboto" w:cs="Roboto"/>
                <w:color w:val="434343"/>
                <w:sz w:val="22"/>
                <w:szCs w:val="22"/>
              </w:rPr>
              <w:t>Que me encuentro en la sección de registro de novedades en bovinos</w:t>
            </w:r>
          </w:p>
        </w:tc>
      </w:tr>
      <w:tr w:rsidR="00500F2A" w14:paraId="7E6B6C7C" w14:textId="77777777">
        <w:tc>
          <w:tcPr>
            <w:tcW w:w="2775" w:type="dxa"/>
            <w:shd w:val="clear" w:color="auto" w:fill="DDE9FC"/>
          </w:tcPr>
          <w:p w14:paraId="0000029D"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15" w:type="dxa"/>
            <w:shd w:val="clear" w:color="auto" w:fill="DDE9FC"/>
          </w:tcPr>
          <w:p w14:paraId="0000029E" w14:textId="77777777" w:rsidR="00500F2A" w:rsidRDefault="00EC7BAA">
            <w:pPr>
              <w:spacing w:line="240" w:lineRule="auto"/>
              <w:rPr>
                <w:rFonts w:ascii="Arial" w:eastAsia="Arial" w:hAnsi="Arial" w:cs="Arial"/>
                <w:color w:val="434343"/>
                <w:sz w:val="22"/>
                <w:szCs w:val="22"/>
              </w:rPr>
            </w:pPr>
            <w:r>
              <w:rPr>
                <w:rFonts w:ascii="Roboto" w:eastAsia="Roboto" w:hAnsi="Roboto" w:cs="Roboto"/>
                <w:color w:val="434343"/>
                <w:sz w:val="22"/>
                <w:szCs w:val="22"/>
              </w:rPr>
              <w:t>Registro eventos o novedades relacionados con los bovinos, incluyendo detalles como fecha, tipo de evento y observaciones</w:t>
            </w:r>
          </w:p>
        </w:tc>
      </w:tr>
      <w:tr w:rsidR="00500F2A" w14:paraId="7A2DBC44" w14:textId="77777777">
        <w:trPr>
          <w:trHeight w:val="840"/>
        </w:trPr>
        <w:tc>
          <w:tcPr>
            <w:tcW w:w="2775" w:type="dxa"/>
            <w:shd w:val="clear" w:color="auto" w:fill="C9DAF8"/>
          </w:tcPr>
          <w:p w14:paraId="0000029F"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15" w:type="dxa"/>
            <w:shd w:val="clear" w:color="auto" w:fill="C9DAF8"/>
          </w:tcPr>
          <w:p w14:paraId="000002A0" w14:textId="77777777" w:rsidR="00500F2A" w:rsidRDefault="00EC7BAA">
            <w:pPr>
              <w:spacing w:line="240" w:lineRule="auto"/>
              <w:rPr>
                <w:rFonts w:ascii="Arial" w:eastAsia="Arial" w:hAnsi="Arial" w:cs="Arial"/>
                <w:color w:val="434343"/>
                <w:sz w:val="22"/>
                <w:szCs w:val="22"/>
              </w:rPr>
            </w:pPr>
            <w:r>
              <w:rPr>
                <w:rFonts w:ascii="Roboto" w:eastAsia="Roboto" w:hAnsi="Roboto" w:cs="Roboto"/>
                <w:color w:val="434343"/>
                <w:sz w:val="22"/>
                <w:szCs w:val="22"/>
              </w:rPr>
              <w:t>El sistema almacena la información y la vincula a los bovinos correspondientes para un seguimiento adecuado.</w:t>
            </w:r>
          </w:p>
        </w:tc>
      </w:tr>
    </w:tbl>
    <w:p w14:paraId="000002A1" w14:textId="77777777" w:rsidR="00500F2A" w:rsidRDefault="00500F2A">
      <w:pPr>
        <w:spacing w:line="276" w:lineRule="auto"/>
        <w:jc w:val="both"/>
        <w:rPr>
          <w:rFonts w:ascii="Arial" w:eastAsia="Arial" w:hAnsi="Arial" w:cs="Arial"/>
          <w:b/>
          <w:sz w:val="24"/>
          <w:szCs w:val="24"/>
        </w:rPr>
      </w:pPr>
    </w:p>
    <w:p w14:paraId="000002A2" w14:textId="77777777" w:rsidR="00500F2A" w:rsidRDefault="00500F2A">
      <w:pPr>
        <w:spacing w:line="276" w:lineRule="auto"/>
        <w:jc w:val="both"/>
        <w:rPr>
          <w:rFonts w:ascii="Arial" w:eastAsia="Arial" w:hAnsi="Arial" w:cs="Arial"/>
          <w:b/>
          <w:sz w:val="24"/>
          <w:szCs w:val="24"/>
        </w:rPr>
      </w:pPr>
    </w:p>
    <w:tbl>
      <w:tblPr>
        <w:tblStyle w:val="af9"/>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015"/>
      </w:tblGrid>
      <w:tr w:rsidR="00500F2A" w14:paraId="479C7A35" w14:textId="77777777">
        <w:trPr>
          <w:trHeight w:val="1215"/>
        </w:trPr>
        <w:tc>
          <w:tcPr>
            <w:tcW w:w="2775" w:type="dxa"/>
            <w:shd w:val="clear" w:color="auto" w:fill="4A86E8"/>
          </w:tcPr>
          <w:p w14:paraId="000002A3"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t>Historia de usuario</w:t>
            </w:r>
          </w:p>
        </w:tc>
        <w:tc>
          <w:tcPr>
            <w:tcW w:w="6015" w:type="dxa"/>
            <w:shd w:val="clear" w:color="auto" w:fill="4A86E8"/>
          </w:tcPr>
          <w:p w14:paraId="000002A4" w14:textId="77777777" w:rsidR="00500F2A" w:rsidRDefault="00EC7BAA">
            <w:pPr>
              <w:spacing w:line="240" w:lineRule="auto"/>
              <w:rPr>
                <w:rFonts w:ascii="Arial" w:eastAsia="Arial" w:hAnsi="Arial" w:cs="Arial"/>
                <w:b/>
                <w:color w:val="EDECEC"/>
                <w:sz w:val="22"/>
                <w:szCs w:val="22"/>
              </w:rPr>
            </w:pPr>
            <w:r>
              <w:rPr>
                <w:rFonts w:ascii="Arial" w:eastAsia="Arial" w:hAnsi="Arial" w:cs="Arial"/>
                <w:b/>
                <w:color w:val="EDECEC"/>
                <w:sz w:val="22"/>
                <w:szCs w:val="22"/>
              </w:rPr>
              <w:t>Como Super administrador del sistema</w:t>
            </w:r>
          </w:p>
          <w:p w14:paraId="000002A5" w14:textId="77777777" w:rsidR="00500F2A" w:rsidRDefault="00500F2A">
            <w:pPr>
              <w:spacing w:line="240" w:lineRule="auto"/>
              <w:rPr>
                <w:rFonts w:ascii="Arial" w:eastAsia="Arial" w:hAnsi="Arial" w:cs="Arial"/>
                <w:color w:val="EDECEC"/>
                <w:sz w:val="22"/>
                <w:szCs w:val="22"/>
              </w:rPr>
            </w:pPr>
          </w:p>
          <w:p w14:paraId="000002A6"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Quiero poder gestionar errores del sistema</w:t>
            </w:r>
          </w:p>
          <w:p w14:paraId="000002A7" w14:textId="77777777" w:rsidR="00500F2A" w:rsidRDefault="00500F2A">
            <w:pPr>
              <w:spacing w:line="240" w:lineRule="auto"/>
              <w:rPr>
                <w:rFonts w:ascii="Arial" w:eastAsia="Arial" w:hAnsi="Arial" w:cs="Arial"/>
                <w:color w:val="EDECEC"/>
                <w:sz w:val="22"/>
                <w:szCs w:val="22"/>
              </w:rPr>
            </w:pPr>
          </w:p>
          <w:p w14:paraId="000002A8" w14:textId="77777777" w:rsidR="00500F2A" w:rsidRDefault="00EC7BAA">
            <w:pPr>
              <w:spacing w:line="240" w:lineRule="auto"/>
              <w:rPr>
                <w:rFonts w:ascii="Arial" w:eastAsia="Arial" w:hAnsi="Arial" w:cs="Arial"/>
                <w:b/>
                <w:color w:val="EDECEC"/>
                <w:sz w:val="22"/>
                <w:szCs w:val="22"/>
              </w:rPr>
            </w:pPr>
            <w:r>
              <w:rPr>
                <w:rFonts w:ascii="Arial" w:eastAsia="Arial" w:hAnsi="Arial" w:cs="Arial"/>
                <w:b/>
                <w:color w:val="EDECEC"/>
                <w:sz w:val="22"/>
                <w:szCs w:val="22"/>
              </w:rPr>
              <w:t>Para mejorar la disponibilidad</w:t>
            </w:r>
          </w:p>
        </w:tc>
      </w:tr>
      <w:tr w:rsidR="00500F2A" w14:paraId="590926AF" w14:textId="77777777">
        <w:tc>
          <w:tcPr>
            <w:tcW w:w="2775" w:type="dxa"/>
            <w:shd w:val="clear" w:color="auto" w:fill="B0CDFF"/>
          </w:tcPr>
          <w:p w14:paraId="000002A9"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15" w:type="dxa"/>
            <w:shd w:val="clear" w:color="auto" w:fill="B0CDFF"/>
          </w:tcPr>
          <w:p w14:paraId="000002AA"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que encuentro en pantalla errores del sistema</w:t>
            </w:r>
          </w:p>
        </w:tc>
      </w:tr>
      <w:tr w:rsidR="00500F2A" w14:paraId="4F1DE2D6" w14:textId="77777777">
        <w:tc>
          <w:tcPr>
            <w:tcW w:w="2775" w:type="dxa"/>
            <w:shd w:val="clear" w:color="auto" w:fill="DDE9FC"/>
          </w:tcPr>
          <w:p w14:paraId="000002AB"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15" w:type="dxa"/>
            <w:shd w:val="clear" w:color="auto" w:fill="DDE9FC"/>
          </w:tcPr>
          <w:p w14:paraId="000002AC"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opero módulos del sistema</w:t>
            </w:r>
          </w:p>
        </w:tc>
      </w:tr>
      <w:tr w:rsidR="00500F2A" w14:paraId="48940EB9" w14:textId="77777777">
        <w:trPr>
          <w:trHeight w:val="65"/>
        </w:trPr>
        <w:tc>
          <w:tcPr>
            <w:tcW w:w="2775" w:type="dxa"/>
            <w:shd w:val="clear" w:color="auto" w:fill="C9DAF8"/>
          </w:tcPr>
          <w:p w14:paraId="000002AD"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15" w:type="dxa"/>
            <w:shd w:val="clear" w:color="auto" w:fill="C9DAF8"/>
          </w:tcPr>
          <w:p w14:paraId="000002AE"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brindo gestión con base en el error encontrado</w:t>
            </w:r>
          </w:p>
        </w:tc>
      </w:tr>
    </w:tbl>
    <w:p w14:paraId="000002AF" w14:textId="77777777" w:rsidR="00500F2A" w:rsidRDefault="00500F2A">
      <w:pPr>
        <w:spacing w:line="276" w:lineRule="auto"/>
        <w:jc w:val="both"/>
        <w:rPr>
          <w:rFonts w:ascii="Arial" w:eastAsia="Arial" w:hAnsi="Arial" w:cs="Arial"/>
          <w:b/>
          <w:sz w:val="24"/>
          <w:szCs w:val="24"/>
        </w:rPr>
      </w:pPr>
    </w:p>
    <w:tbl>
      <w:tblPr>
        <w:tblStyle w:val="afa"/>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015"/>
      </w:tblGrid>
      <w:tr w:rsidR="00500F2A" w14:paraId="7305A705" w14:textId="77777777">
        <w:trPr>
          <w:trHeight w:val="1215"/>
        </w:trPr>
        <w:tc>
          <w:tcPr>
            <w:tcW w:w="2775" w:type="dxa"/>
            <w:shd w:val="clear" w:color="auto" w:fill="4A86E8"/>
          </w:tcPr>
          <w:p w14:paraId="000002B0"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t>Historia de usuario</w:t>
            </w:r>
          </w:p>
        </w:tc>
        <w:tc>
          <w:tcPr>
            <w:tcW w:w="6015" w:type="dxa"/>
            <w:shd w:val="clear" w:color="auto" w:fill="4A86E8"/>
          </w:tcPr>
          <w:p w14:paraId="000002B1" w14:textId="77777777" w:rsidR="00500F2A" w:rsidRDefault="00EC7BAA">
            <w:pPr>
              <w:spacing w:line="240" w:lineRule="auto"/>
              <w:rPr>
                <w:rFonts w:ascii="Arial" w:eastAsia="Arial" w:hAnsi="Arial" w:cs="Arial"/>
                <w:b/>
                <w:color w:val="EDECEC"/>
                <w:sz w:val="22"/>
                <w:szCs w:val="22"/>
              </w:rPr>
            </w:pPr>
            <w:r>
              <w:rPr>
                <w:rFonts w:ascii="Arial" w:eastAsia="Arial" w:hAnsi="Arial" w:cs="Arial"/>
                <w:b/>
                <w:color w:val="EDECEC"/>
                <w:sz w:val="22"/>
                <w:szCs w:val="22"/>
              </w:rPr>
              <w:t>Como Super administrador del sistema</w:t>
            </w:r>
          </w:p>
          <w:p w14:paraId="000002B2" w14:textId="77777777" w:rsidR="00500F2A" w:rsidRDefault="00500F2A">
            <w:pPr>
              <w:spacing w:line="240" w:lineRule="auto"/>
              <w:rPr>
                <w:rFonts w:ascii="Arial" w:eastAsia="Arial" w:hAnsi="Arial" w:cs="Arial"/>
                <w:color w:val="EDECEC"/>
                <w:sz w:val="22"/>
                <w:szCs w:val="22"/>
              </w:rPr>
            </w:pPr>
          </w:p>
          <w:p w14:paraId="000002B3"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Quiero poder consultar licencias</w:t>
            </w:r>
          </w:p>
          <w:p w14:paraId="000002B4" w14:textId="77777777" w:rsidR="00500F2A" w:rsidRDefault="00500F2A">
            <w:pPr>
              <w:spacing w:line="240" w:lineRule="auto"/>
              <w:rPr>
                <w:rFonts w:ascii="Arial" w:eastAsia="Arial" w:hAnsi="Arial" w:cs="Arial"/>
                <w:color w:val="EDECEC"/>
                <w:sz w:val="22"/>
                <w:szCs w:val="22"/>
              </w:rPr>
            </w:pPr>
          </w:p>
          <w:p w14:paraId="000002B5" w14:textId="77777777" w:rsidR="00500F2A" w:rsidRDefault="00EC7BAA">
            <w:pPr>
              <w:spacing w:line="240" w:lineRule="auto"/>
              <w:rPr>
                <w:rFonts w:ascii="Arial" w:eastAsia="Arial" w:hAnsi="Arial" w:cs="Arial"/>
                <w:b/>
                <w:color w:val="EDECEC"/>
                <w:sz w:val="22"/>
                <w:szCs w:val="22"/>
              </w:rPr>
            </w:pPr>
            <w:r>
              <w:rPr>
                <w:rFonts w:ascii="Arial" w:eastAsia="Arial" w:hAnsi="Arial" w:cs="Arial"/>
                <w:b/>
                <w:color w:val="EDECEC"/>
                <w:sz w:val="22"/>
                <w:szCs w:val="22"/>
              </w:rPr>
              <w:t>Para inactivar licencias no pagadas</w:t>
            </w:r>
          </w:p>
        </w:tc>
      </w:tr>
      <w:tr w:rsidR="00500F2A" w14:paraId="3AE56686" w14:textId="77777777">
        <w:tc>
          <w:tcPr>
            <w:tcW w:w="2775" w:type="dxa"/>
            <w:shd w:val="clear" w:color="auto" w:fill="B0CDFF"/>
          </w:tcPr>
          <w:p w14:paraId="000002B6"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15" w:type="dxa"/>
            <w:shd w:val="clear" w:color="auto" w:fill="B0CDFF"/>
          </w:tcPr>
          <w:p w14:paraId="000002B7"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que me encuentro en pantalla de consultar licencias</w:t>
            </w:r>
          </w:p>
        </w:tc>
      </w:tr>
      <w:tr w:rsidR="00500F2A" w14:paraId="0D9AF853" w14:textId="77777777">
        <w:tc>
          <w:tcPr>
            <w:tcW w:w="2775" w:type="dxa"/>
            <w:shd w:val="clear" w:color="auto" w:fill="DDE9FC"/>
          </w:tcPr>
          <w:p w14:paraId="000002B8"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15" w:type="dxa"/>
            <w:shd w:val="clear" w:color="auto" w:fill="DDE9FC"/>
          </w:tcPr>
          <w:p w14:paraId="000002B9"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selecciono la opción de consulta de licencias</w:t>
            </w:r>
          </w:p>
        </w:tc>
      </w:tr>
      <w:tr w:rsidR="00500F2A" w14:paraId="0D35533C" w14:textId="77777777">
        <w:trPr>
          <w:trHeight w:val="65"/>
        </w:trPr>
        <w:tc>
          <w:tcPr>
            <w:tcW w:w="2775" w:type="dxa"/>
            <w:shd w:val="clear" w:color="auto" w:fill="C9DAF8"/>
          </w:tcPr>
          <w:p w14:paraId="000002BA"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15" w:type="dxa"/>
            <w:shd w:val="clear" w:color="auto" w:fill="C9DAF8"/>
          </w:tcPr>
          <w:p w14:paraId="000002BB"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inactivo licencias no pagadas</w:t>
            </w:r>
          </w:p>
        </w:tc>
      </w:tr>
    </w:tbl>
    <w:p w14:paraId="000002BC" w14:textId="77777777" w:rsidR="00500F2A" w:rsidRDefault="00500F2A">
      <w:pPr>
        <w:spacing w:line="276" w:lineRule="auto"/>
        <w:jc w:val="both"/>
        <w:rPr>
          <w:rFonts w:ascii="Arial" w:eastAsia="Arial" w:hAnsi="Arial" w:cs="Arial"/>
          <w:b/>
          <w:sz w:val="24"/>
          <w:szCs w:val="24"/>
        </w:rPr>
      </w:pPr>
    </w:p>
    <w:tbl>
      <w:tblPr>
        <w:tblStyle w:val="afb"/>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015"/>
      </w:tblGrid>
      <w:tr w:rsidR="00500F2A" w14:paraId="51C6D86C" w14:textId="77777777">
        <w:trPr>
          <w:trHeight w:val="1215"/>
        </w:trPr>
        <w:tc>
          <w:tcPr>
            <w:tcW w:w="2775" w:type="dxa"/>
            <w:shd w:val="clear" w:color="auto" w:fill="4A86E8"/>
          </w:tcPr>
          <w:p w14:paraId="000002BD"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lastRenderedPageBreak/>
              <w:t>Historia de usuario</w:t>
            </w:r>
          </w:p>
        </w:tc>
        <w:tc>
          <w:tcPr>
            <w:tcW w:w="6015" w:type="dxa"/>
            <w:shd w:val="clear" w:color="auto" w:fill="4A86E8"/>
          </w:tcPr>
          <w:p w14:paraId="000002BE" w14:textId="77777777" w:rsidR="00500F2A" w:rsidRDefault="00EC7BAA">
            <w:pPr>
              <w:spacing w:line="240" w:lineRule="auto"/>
              <w:rPr>
                <w:rFonts w:ascii="Arial" w:eastAsia="Arial" w:hAnsi="Arial" w:cs="Arial"/>
                <w:b/>
                <w:color w:val="EDECEC"/>
                <w:sz w:val="22"/>
                <w:szCs w:val="22"/>
              </w:rPr>
            </w:pPr>
            <w:r>
              <w:rPr>
                <w:rFonts w:ascii="Arial" w:eastAsia="Arial" w:hAnsi="Arial" w:cs="Arial"/>
                <w:b/>
                <w:color w:val="EDECEC"/>
                <w:sz w:val="22"/>
                <w:szCs w:val="22"/>
              </w:rPr>
              <w:t>Como Super administrador del sistema</w:t>
            </w:r>
          </w:p>
          <w:p w14:paraId="000002BF" w14:textId="77777777" w:rsidR="00500F2A" w:rsidRDefault="00500F2A">
            <w:pPr>
              <w:spacing w:line="240" w:lineRule="auto"/>
              <w:rPr>
                <w:rFonts w:ascii="Arial" w:eastAsia="Arial" w:hAnsi="Arial" w:cs="Arial"/>
                <w:color w:val="EDECEC"/>
                <w:sz w:val="22"/>
                <w:szCs w:val="22"/>
              </w:rPr>
            </w:pPr>
          </w:p>
          <w:p w14:paraId="000002C0"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Quiero poder gestionar licencias</w:t>
            </w:r>
          </w:p>
          <w:p w14:paraId="000002C1" w14:textId="77777777" w:rsidR="00500F2A" w:rsidRDefault="00500F2A">
            <w:pPr>
              <w:spacing w:line="240" w:lineRule="auto"/>
              <w:rPr>
                <w:rFonts w:ascii="Arial" w:eastAsia="Arial" w:hAnsi="Arial" w:cs="Arial"/>
                <w:color w:val="EDECEC"/>
                <w:sz w:val="22"/>
                <w:szCs w:val="22"/>
              </w:rPr>
            </w:pPr>
          </w:p>
          <w:p w14:paraId="000002C2" w14:textId="77777777" w:rsidR="00500F2A" w:rsidRDefault="00EC7BAA">
            <w:pPr>
              <w:spacing w:line="240" w:lineRule="auto"/>
              <w:rPr>
                <w:rFonts w:ascii="Arial" w:eastAsia="Arial" w:hAnsi="Arial" w:cs="Arial"/>
                <w:b/>
                <w:color w:val="EDECEC"/>
                <w:sz w:val="22"/>
                <w:szCs w:val="22"/>
              </w:rPr>
            </w:pPr>
            <w:r>
              <w:rPr>
                <w:rFonts w:ascii="Arial" w:eastAsia="Arial" w:hAnsi="Arial" w:cs="Arial"/>
                <w:b/>
                <w:color w:val="EDECEC"/>
                <w:sz w:val="22"/>
                <w:szCs w:val="22"/>
              </w:rPr>
              <w:t>Para crear licencias solicitadas</w:t>
            </w:r>
          </w:p>
        </w:tc>
      </w:tr>
      <w:tr w:rsidR="00500F2A" w14:paraId="546986D8" w14:textId="77777777">
        <w:tc>
          <w:tcPr>
            <w:tcW w:w="2775" w:type="dxa"/>
            <w:shd w:val="clear" w:color="auto" w:fill="B0CDFF"/>
          </w:tcPr>
          <w:p w14:paraId="000002C3"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15" w:type="dxa"/>
            <w:shd w:val="clear" w:color="auto" w:fill="B0CDFF"/>
          </w:tcPr>
          <w:p w14:paraId="000002C4"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que me encuentro en pantalla de gestionar licencias</w:t>
            </w:r>
          </w:p>
        </w:tc>
      </w:tr>
      <w:tr w:rsidR="00500F2A" w14:paraId="6F66DD9D" w14:textId="77777777">
        <w:tc>
          <w:tcPr>
            <w:tcW w:w="2775" w:type="dxa"/>
            <w:shd w:val="clear" w:color="auto" w:fill="DDE9FC"/>
          </w:tcPr>
          <w:p w14:paraId="000002C5"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15" w:type="dxa"/>
            <w:shd w:val="clear" w:color="auto" w:fill="DDE9FC"/>
          </w:tcPr>
          <w:p w14:paraId="000002C6"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selecciono la opción de gestionar licencias</w:t>
            </w:r>
          </w:p>
        </w:tc>
      </w:tr>
      <w:tr w:rsidR="00500F2A" w14:paraId="5850C55F" w14:textId="77777777">
        <w:trPr>
          <w:trHeight w:val="65"/>
        </w:trPr>
        <w:tc>
          <w:tcPr>
            <w:tcW w:w="2775" w:type="dxa"/>
            <w:shd w:val="clear" w:color="auto" w:fill="C9DAF8"/>
          </w:tcPr>
          <w:p w14:paraId="000002C7"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15" w:type="dxa"/>
            <w:shd w:val="clear" w:color="auto" w:fill="C9DAF8"/>
          </w:tcPr>
          <w:p w14:paraId="000002C8"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activo licencias solicitadas</w:t>
            </w:r>
          </w:p>
        </w:tc>
      </w:tr>
    </w:tbl>
    <w:p w14:paraId="000002C9" w14:textId="77777777" w:rsidR="00500F2A" w:rsidRDefault="00500F2A">
      <w:pPr>
        <w:spacing w:line="276" w:lineRule="auto"/>
        <w:jc w:val="both"/>
        <w:rPr>
          <w:rFonts w:ascii="Arial" w:eastAsia="Arial" w:hAnsi="Arial" w:cs="Arial"/>
          <w:b/>
          <w:sz w:val="24"/>
          <w:szCs w:val="24"/>
        </w:rPr>
      </w:pPr>
    </w:p>
    <w:p w14:paraId="000002CA" w14:textId="77777777" w:rsidR="00500F2A" w:rsidRDefault="00500F2A">
      <w:pPr>
        <w:spacing w:line="276" w:lineRule="auto"/>
        <w:jc w:val="both"/>
        <w:rPr>
          <w:rFonts w:ascii="Arial" w:eastAsia="Arial" w:hAnsi="Arial" w:cs="Arial"/>
          <w:b/>
          <w:sz w:val="24"/>
          <w:szCs w:val="24"/>
        </w:rPr>
      </w:pPr>
    </w:p>
    <w:tbl>
      <w:tblPr>
        <w:tblStyle w:val="afc"/>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015"/>
      </w:tblGrid>
      <w:tr w:rsidR="00500F2A" w14:paraId="2DB0B8BC" w14:textId="77777777">
        <w:trPr>
          <w:trHeight w:val="1215"/>
        </w:trPr>
        <w:tc>
          <w:tcPr>
            <w:tcW w:w="2775" w:type="dxa"/>
            <w:shd w:val="clear" w:color="auto" w:fill="4A86E8"/>
          </w:tcPr>
          <w:p w14:paraId="000002CB"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t>Historia de usuario</w:t>
            </w:r>
          </w:p>
        </w:tc>
        <w:tc>
          <w:tcPr>
            <w:tcW w:w="6015" w:type="dxa"/>
            <w:shd w:val="clear" w:color="auto" w:fill="4A86E8"/>
          </w:tcPr>
          <w:p w14:paraId="000002CC"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Como </w:t>
            </w:r>
            <w:r>
              <w:rPr>
                <w:rFonts w:ascii="Arial" w:eastAsia="Arial" w:hAnsi="Arial" w:cs="Arial"/>
                <w:color w:val="EDECEC"/>
                <w:sz w:val="22"/>
                <w:szCs w:val="22"/>
              </w:rPr>
              <w:t>administrador de la finca ganadera</w:t>
            </w:r>
          </w:p>
          <w:p w14:paraId="000002CD" w14:textId="77777777" w:rsidR="00500F2A" w:rsidRDefault="00500F2A">
            <w:pPr>
              <w:spacing w:line="240" w:lineRule="auto"/>
              <w:rPr>
                <w:rFonts w:ascii="Arial" w:eastAsia="Arial" w:hAnsi="Arial" w:cs="Arial"/>
                <w:color w:val="EDECEC"/>
                <w:sz w:val="22"/>
                <w:szCs w:val="22"/>
              </w:rPr>
            </w:pPr>
          </w:p>
          <w:p w14:paraId="000002CE"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Quiero </w:t>
            </w:r>
            <w:r>
              <w:rPr>
                <w:rFonts w:ascii="Arial" w:eastAsia="Arial" w:hAnsi="Arial" w:cs="Arial"/>
                <w:color w:val="EDECEC"/>
                <w:sz w:val="22"/>
                <w:szCs w:val="22"/>
              </w:rPr>
              <w:t>poder registrar nuevos bovinos en el sistema, incluyendo detalles como edad, sexo, peso, etapa de vida, producción láctea, madre, padre, desarrollo y estado de salud</w:t>
            </w:r>
          </w:p>
          <w:p w14:paraId="000002CF" w14:textId="77777777" w:rsidR="00500F2A" w:rsidRDefault="00500F2A">
            <w:pPr>
              <w:spacing w:line="240" w:lineRule="auto"/>
              <w:rPr>
                <w:rFonts w:ascii="Arial" w:eastAsia="Arial" w:hAnsi="Arial" w:cs="Arial"/>
                <w:color w:val="EDECEC"/>
                <w:sz w:val="22"/>
                <w:szCs w:val="22"/>
              </w:rPr>
            </w:pPr>
          </w:p>
          <w:p w14:paraId="000002D0"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Para </w:t>
            </w:r>
            <w:r>
              <w:rPr>
                <w:rFonts w:ascii="Arial" w:eastAsia="Arial" w:hAnsi="Arial" w:cs="Arial"/>
                <w:color w:val="EDECEC"/>
                <w:sz w:val="22"/>
                <w:szCs w:val="22"/>
              </w:rPr>
              <w:t>llevar un control detallado de la poblaci</w:t>
            </w:r>
            <w:r>
              <w:rPr>
                <w:rFonts w:ascii="Arial" w:eastAsia="Arial" w:hAnsi="Arial" w:cs="Arial"/>
                <w:color w:val="EDECEC"/>
                <w:sz w:val="22"/>
                <w:szCs w:val="22"/>
              </w:rPr>
              <w:t>ón bovina en la finca.</w:t>
            </w:r>
          </w:p>
        </w:tc>
      </w:tr>
      <w:tr w:rsidR="00500F2A" w14:paraId="6FABDB5C" w14:textId="77777777">
        <w:tc>
          <w:tcPr>
            <w:tcW w:w="2775" w:type="dxa"/>
            <w:shd w:val="clear" w:color="auto" w:fill="B0CDFF"/>
          </w:tcPr>
          <w:p w14:paraId="000002D1"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15" w:type="dxa"/>
            <w:shd w:val="clear" w:color="auto" w:fill="B0CDFF"/>
          </w:tcPr>
          <w:p w14:paraId="000002D2"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que me encuentro en la pantalla de registro de bovinos</w:t>
            </w:r>
          </w:p>
        </w:tc>
      </w:tr>
      <w:tr w:rsidR="00500F2A" w14:paraId="2F0B5B2C" w14:textId="77777777">
        <w:tc>
          <w:tcPr>
            <w:tcW w:w="2775" w:type="dxa"/>
            <w:shd w:val="clear" w:color="auto" w:fill="DDE9FC"/>
          </w:tcPr>
          <w:p w14:paraId="000002D3"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15" w:type="dxa"/>
            <w:shd w:val="clear" w:color="auto" w:fill="DDE9FC"/>
          </w:tcPr>
          <w:p w14:paraId="000002D4"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registro los datos del bovino relacionado al socio que deseo agregarle el animal.</w:t>
            </w:r>
          </w:p>
        </w:tc>
      </w:tr>
      <w:tr w:rsidR="00500F2A" w14:paraId="61B57F79" w14:textId="77777777">
        <w:trPr>
          <w:trHeight w:val="65"/>
        </w:trPr>
        <w:tc>
          <w:tcPr>
            <w:tcW w:w="2775" w:type="dxa"/>
            <w:shd w:val="clear" w:color="auto" w:fill="C9DAF8"/>
          </w:tcPr>
          <w:p w14:paraId="000002D5"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15" w:type="dxa"/>
            <w:shd w:val="clear" w:color="auto" w:fill="C9DAF8"/>
          </w:tcPr>
          <w:p w14:paraId="000002D6"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guarda la información y asigna el bovino al socio correspondiente.</w:t>
            </w:r>
          </w:p>
        </w:tc>
      </w:tr>
    </w:tbl>
    <w:p w14:paraId="000002D7" w14:textId="77777777" w:rsidR="00500F2A" w:rsidRDefault="00500F2A">
      <w:pPr>
        <w:spacing w:line="276" w:lineRule="auto"/>
        <w:jc w:val="both"/>
        <w:rPr>
          <w:rFonts w:ascii="Arial" w:eastAsia="Arial" w:hAnsi="Arial" w:cs="Arial"/>
          <w:b/>
          <w:sz w:val="24"/>
          <w:szCs w:val="24"/>
        </w:rPr>
      </w:pPr>
    </w:p>
    <w:p w14:paraId="000002D8" w14:textId="77777777" w:rsidR="00500F2A" w:rsidRDefault="00500F2A">
      <w:pPr>
        <w:spacing w:line="276" w:lineRule="auto"/>
        <w:jc w:val="both"/>
        <w:rPr>
          <w:rFonts w:ascii="Arial" w:eastAsia="Arial" w:hAnsi="Arial" w:cs="Arial"/>
          <w:b/>
          <w:sz w:val="24"/>
          <w:szCs w:val="24"/>
        </w:rPr>
      </w:pPr>
    </w:p>
    <w:tbl>
      <w:tblPr>
        <w:tblStyle w:val="afd"/>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015"/>
      </w:tblGrid>
      <w:tr w:rsidR="00500F2A" w14:paraId="0AE832A8" w14:textId="77777777">
        <w:trPr>
          <w:trHeight w:val="1215"/>
        </w:trPr>
        <w:tc>
          <w:tcPr>
            <w:tcW w:w="2775" w:type="dxa"/>
            <w:shd w:val="clear" w:color="auto" w:fill="4A86E8"/>
          </w:tcPr>
          <w:p w14:paraId="000002D9"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t>Historia de usuario</w:t>
            </w:r>
          </w:p>
        </w:tc>
        <w:tc>
          <w:tcPr>
            <w:tcW w:w="6015" w:type="dxa"/>
            <w:shd w:val="clear" w:color="auto" w:fill="4A86E8"/>
          </w:tcPr>
          <w:p w14:paraId="000002DA"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Como </w:t>
            </w:r>
            <w:r>
              <w:rPr>
                <w:rFonts w:ascii="Arial" w:eastAsia="Arial" w:hAnsi="Arial" w:cs="Arial"/>
                <w:color w:val="EDECEC"/>
                <w:sz w:val="22"/>
                <w:szCs w:val="22"/>
              </w:rPr>
              <w:t>socio de la finca ganadera</w:t>
            </w:r>
          </w:p>
          <w:p w14:paraId="000002DB" w14:textId="77777777" w:rsidR="00500F2A" w:rsidRDefault="00500F2A">
            <w:pPr>
              <w:spacing w:line="240" w:lineRule="auto"/>
              <w:rPr>
                <w:rFonts w:ascii="Arial" w:eastAsia="Arial" w:hAnsi="Arial" w:cs="Arial"/>
                <w:color w:val="EDECEC"/>
                <w:sz w:val="22"/>
                <w:szCs w:val="22"/>
              </w:rPr>
            </w:pPr>
          </w:p>
          <w:p w14:paraId="000002DC"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Quiero </w:t>
            </w:r>
            <w:r>
              <w:rPr>
                <w:rFonts w:ascii="Arial" w:eastAsia="Arial" w:hAnsi="Arial" w:cs="Arial"/>
                <w:color w:val="EDECEC"/>
                <w:sz w:val="22"/>
                <w:szCs w:val="22"/>
              </w:rPr>
              <w:t>poder consultar información detallada de los bovinos que tengo asignados en el sistema,</w:t>
            </w:r>
          </w:p>
          <w:p w14:paraId="000002DD" w14:textId="77777777" w:rsidR="00500F2A" w:rsidRDefault="00EC7BAA">
            <w:pPr>
              <w:spacing w:line="240" w:lineRule="auto"/>
              <w:rPr>
                <w:rFonts w:ascii="Arial" w:eastAsia="Arial" w:hAnsi="Arial" w:cs="Arial"/>
                <w:color w:val="EDECEC"/>
                <w:sz w:val="22"/>
                <w:szCs w:val="22"/>
              </w:rPr>
            </w:pPr>
            <w:r>
              <w:rPr>
                <w:rFonts w:ascii="Arial" w:eastAsia="Arial" w:hAnsi="Arial" w:cs="Arial"/>
                <w:color w:val="EDECEC"/>
                <w:sz w:val="22"/>
                <w:szCs w:val="22"/>
              </w:rPr>
              <w:t>Para obtener información relevante sobre su estado, salud y otros detalles.</w:t>
            </w:r>
          </w:p>
          <w:p w14:paraId="000002DE" w14:textId="77777777" w:rsidR="00500F2A" w:rsidRDefault="00500F2A">
            <w:pPr>
              <w:spacing w:line="240" w:lineRule="auto"/>
              <w:rPr>
                <w:rFonts w:ascii="Arial" w:eastAsia="Arial" w:hAnsi="Arial" w:cs="Arial"/>
                <w:color w:val="EDECEC"/>
                <w:sz w:val="22"/>
                <w:szCs w:val="22"/>
              </w:rPr>
            </w:pPr>
          </w:p>
          <w:p w14:paraId="000002DF"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 xml:space="preserve">Para </w:t>
            </w:r>
            <w:r>
              <w:rPr>
                <w:rFonts w:ascii="Arial" w:eastAsia="Arial" w:hAnsi="Arial" w:cs="Arial"/>
                <w:color w:val="EDECEC"/>
                <w:sz w:val="22"/>
                <w:szCs w:val="22"/>
              </w:rPr>
              <w:t>llevar un control detallado de la población bovina en la finca.</w:t>
            </w:r>
          </w:p>
        </w:tc>
      </w:tr>
      <w:tr w:rsidR="00500F2A" w14:paraId="08EC0783" w14:textId="77777777">
        <w:tc>
          <w:tcPr>
            <w:tcW w:w="2775" w:type="dxa"/>
            <w:shd w:val="clear" w:color="auto" w:fill="B0CDFF"/>
          </w:tcPr>
          <w:p w14:paraId="000002E0"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15" w:type="dxa"/>
            <w:shd w:val="clear" w:color="auto" w:fill="B0CDFF"/>
          </w:tcPr>
          <w:p w14:paraId="000002E1"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 xml:space="preserve"> que he iniciado sesión en el sistema como socio,</w:t>
            </w:r>
          </w:p>
        </w:tc>
      </w:tr>
      <w:tr w:rsidR="00500F2A" w14:paraId="61E8F412" w14:textId="77777777">
        <w:tc>
          <w:tcPr>
            <w:tcW w:w="2775" w:type="dxa"/>
            <w:shd w:val="clear" w:color="auto" w:fill="DDE9FC"/>
          </w:tcPr>
          <w:p w14:paraId="000002E2"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15" w:type="dxa"/>
            <w:shd w:val="clear" w:color="auto" w:fill="DDE9FC"/>
          </w:tcPr>
          <w:p w14:paraId="000002E3"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Cuando selecciono la opción de consulta de bovinos,</w:t>
            </w:r>
          </w:p>
        </w:tc>
      </w:tr>
      <w:tr w:rsidR="00500F2A" w14:paraId="40E83B51" w14:textId="77777777">
        <w:trPr>
          <w:trHeight w:val="65"/>
        </w:trPr>
        <w:tc>
          <w:tcPr>
            <w:tcW w:w="2775" w:type="dxa"/>
            <w:shd w:val="clear" w:color="auto" w:fill="C9DAF8"/>
          </w:tcPr>
          <w:p w14:paraId="000002E4"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15" w:type="dxa"/>
            <w:shd w:val="clear" w:color="auto" w:fill="C9DAF8"/>
          </w:tcPr>
          <w:p w14:paraId="000002E5"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me muestra una lista de los bovinos asignados con detalles como edad, sexo, peso, etapa de vida, producción láctea, madre, padre, desarrollo y estado de salud.</w:t>
            </w:r>
          </w:p>
        </w:tc>
      </w:tr>
    </w:tbl>
    <w:p w14:paraId="000002E6" w14:textId="77777777" w:rsidR="00500F2A" w:rsidRDefault="00500F2A">
      <w:pPr>
        <w:spacing w:line="276" w:lineRule="auto"/>
        <w:jc w:val="both"/>
        <w:rPr>
          <w:rFonts w:ascii="Arial" w:eastAsia="Arial" w:hAnsi="Arial" w:cs="Arial"/>
          <w:b/>
          <w:sz w:val="24"/>
          <w:szCs w:val="24"/>
        </w:rPr>
      </w:pPr>
    </w:p>
    <w:p w14:paraId="000002E7" w14:textId="77777777" w:rsidR="00500F2A" w:rsidRDefault="00500F2A">
      <w:pPr>
        <w:spacing w:line="276" w:lineRule="auto"/>
        <w:jc w:val="both"/>
        <w:rPr>
          <w:rFonts w:ascii="Arial" w:eastAsia="Arial" w:hAnsi="Arial" w:cs="Arial"/>
          <w:b/>
          <w:sz w:val="24"/>
          <w:szCs w:val="24"/>
        </w:rPr>
      </w:pPr>
    </w:p>
    <w:tbl>
      <w:tblPr>
        <w:tblStyle w:val="afe"/>
        <w:tblpPr w:leftFromText="180" w:rightFromText="180" w:topFromText="180" w:bottomFromText="180" w:vertAnchor="text"/>
        <w:tblW w:w="87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6015"/>
      </w:tblGrid>
      <w:tr w:rsidR="00500F2A" w14:paraId="28387808" w14:textId="77777777">
        <w:trPr>
          <w:trHeight w:val="1215"/>
        </w:trPr>
        <w:tc>
          <w:tcPr>
            <w:tcW w:w="2775" w:type="dxa"/>
            <w:shd w:val="clear" w:color="auto" w:fill="4A86E8"/>
          </w:tcPr>
          <w:p w14:paraId="000002E8" w14:textId="77777777" w:rsidR="00500F2A" w:rsidRDefault="00EC7BAA">
            <w:pPr>
              <w:spacing w:line="240" w:lineRule="auto"/>
              <w:jc w:val="center"/>
              <w:rPr>
                <w:rFonts w:ascii="Arial" w:eastAsia="Arial" w:hAnsi="Arial" w:cs="Arial"/>
                <w:b/>
                <w:color w:val="FFFFFF"/>
                <w:sz w:val="24"/>
                <w:szCs w:val="24"/>
              </w:rPr>
            </w:pPr>
            <w:r>
              <w:rPr>
                <w:rFonts w:ascii="Arial" w:eastAsia="Arial" w:hAnsi="Arial" w:cs="Arial"/>
                <w:b/>
                <w:color w:val="FFFFFF"/>
                <w:sz w:val="24"/>
                <w:szCs w:val="24"/>
              </w:rPr>
              <w:lastRenderedPageBreak/>
              <w:t>Historia de usuario</w:t>
            </w:r>
          </w:p>
        </w:tc>
        <w:tc>
          <w:tcPr>
            <w:tcW w:w="6015" w:type="dxa"/>
            <w:shd w:val="clear" w:color="auto" w:fill="4A86E8"/>
          </w:tcPr>
          <w:p w14:paraId="000002E9" w14:textId="77777777" w:rsidR="00500F2A" w:rsidRDefault="00EC7BAA">
            <w:pPr>
              <w:spacing w:line="240" w:lineRule="auto"/>
              <w:rPr>
                <w:rFonts w:ascii="Arial" w:eastAsia="Arial" w:hAnsi="Arial" w:cs="Arial"/>
                <w:b/>
                <w:color w:val="EDECEC"/>
                <w:sz w:val="22"/>
                <w:szCs w:val="22"/>
              </w:rPr>
            </w:pPr>
            <w:r>
              <w:rPr>
                <w:rFonts w:ascii="Arial" w:eastAsia="Arial" w:hAnsi="Arial" w:cs="Arial"/>
                <w:b/>
                <w:color w:val="EDECEC"/>
                <w:sz w:val="22"/>
                <w:szCs w:val="22"/>
              </w:rPr>
              <w:t xml:space="preserve">Como </w:t>
            </w:r>
            <w:r>
              <w:rPr>
                <w:rFonts w:ascii="Arial" w:eastAsia="Arial" w:hAnsi="Arial" w:cs="Arial"/>
                <w:color w:val="EDECEC"/>
                <w:sz w:val="22"/>
                <w:szCs w:val="22"/>
              </w:rPr>
              <w:t>socio de la finca ganadera</w:t>
            </w:r>
          </w:p>
          <w:p w14:paraId="000002EA" w14:textId="77777777" w:rsidR="00500F2A" w:rsidRDefault="00500F2A">
            <w:pPr>
              <w:spacing w:line="240" w:lineRule="auto"/>
              <w:rPr>
                <w:rFonts w:ascii="Arial" w:eastAsia="Arial" w:hAnsi="Arial" w:cs="Arial"/>
                <w:color w:val="EDECEC"/>
                <w:sz w:val="22"/>
                <w:szCs w:val="22"/>
              </w:rPr>
            </w:pPr>
          </w:p>
          <w:p w14:paraId="000002EB" w14:textId="77777777" w:rsidR="00500F2A" w:rsidRDefault="00EC7BAA">
            <w:pPr>
              <w:spacing w:line="240" w:lineRule="auto"/>
              <w:rPr>
                <w:rFonts w:ascii="Arial" w:eastAsia="Arial" w:hAnsi="Arial" w:cs="Arial"/>
                <w:color w:val="EDECEC"/>
                <w:sz w:val="22"/>
                <w:szCs w:val="22"/>
              </w:rPr>
            </w:pPr>
            <w:r>
              <w:rPr>
                <w:rFonts w:ascii="Arial" w:eastAsia="Arial" w:hAnsi="Arial" w:cs="Arial"/>
                <w:b/>
                <w:color w:val="EDECEC"/>
                <w:sz w:val="22"/>
                <w:szCs w:val="22"/>
              </w:rPr>
              <w:t>Quiero</w:t>
            </w:r>
            <w:r>
              <w:rPr>
                <w:rFonts w:ascii="Arial" w:eastAsia="Arial" w:hAnsi="Arial" w:cs="Arial"/>
                <w:color w:val="EDECEC"/>
                <w:sz w:val="22"/>
                <w:szCs w:val="22"/>
              </w:rPr>
              <w:t xml:space="preserve"> tener la capacidad de crear Peticiones, Quejas, Reclamos y Sugerencias (PQRS) relacionadas con mis bovinos o la finca en general</w:t>
            </w:r>
          </w:p>
          <w:p w14:paraId="000002EC" w14:textId="77777777" w:rsidR="00500F2A" w:rsidRDefault="00500F2A">
            <w:pPr>
              <w:spacing w:line="240" w:lineRule="auto"/>
              <w:rPr>
                <w:rFonts w:ascii="Arial" w:eastAsia="Arial" w:hAnsi="Arial" w:cs="Arial"/>
                <w:color w:val="EDECEC"/>
                <w:sz w:val="22"/>
                <w:szCs w:val="22"/>
              </w:rPr>
            </w:pPr>
          </w:p>
          <w:p w14:paraId="000002ED" w14:textId="77777777" w:rsidR="00500F2A" w:rsidRDefault="00EC7BAA">
            <w:pPr>
              <w:spacing w:line="240" w:lineRule="auto"/>
              <w:rPr>
                <w:rFonts w:ascii="Arial" w:eastAsia="Arial" w:hAnsi="Arial" w:cs="Arial"/>
                <w:b/>
                <w:color w:val="EDECEC"/>
                <w:sz w:val="22"/>
                <w:szCs w:val="22"/>
              </w:rPr>
            </w:pPr>
            <w:r>
              <w:rPr>
                <w:rFonts w:ascii="Arial" w:eastAsia="Arial" w:hAnsi="Arial" w:cs="Arial"/>
                <w:b/>
                <w:color w:val="EDECEC"/>
                <w:sz w:val="22"/>
                <w:szCs w:val="22"/>
              </w:rPr>
              <w:t xml:space="preserve">Para comunicar inquietudes, problemas o propuestas de mejora a los administradores de </w:t>
            </w:r>
            <w:r>
              <w:rPr>
                <w:rFonts w:ascii="Arial" w:eastAsia="Arial" w:hAnsi="Arial" w:cs="Arial"/>
                <w:b/>
                <w:color w:val="EDECEC"/>
                <w:sz w:val="22"/>
                <w:szCs w:val="22"/>
              </w:rPr>
              <w:t>la finca.</w:t>
            </w:r>
          </w:p>
        </w:tc>
      </w:tr>
      <w:tr w:rsidR="00500F2A" w14:paraId="19618A13" w14:textId="77777777">
        <w:tc>
          <w:tcPr>
            <w:tcW w:w="2775" w:type="dxa"/>
            <w:shd w:val="clear" w:color="auto" w:fill="B0CDFF"/>
          </w:tcPr>
          <w:p w14:paraId="000002EE"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Dado</w:t>
            </w:r>
          </w:p>
        </w:tc>
        <w:tc>
          <w:tcPr>
            <w:tcW w:w="6015" w:type="dxa"/>
            <w:shd w:val="clear" w:color="auto" w:fill="B0CDFF"/>
          </w:tcPr>
          <w:p w14:paraId="000002EF"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que me encuentro en la pantalla de registro de bovinos</w:t>
            </w:r>
          </w:p>
        </w:tc>
      </w:tr>
      <w:tr w:rsidR="00500F2A" w14:paraId="4DFAB319" w14:textId="77777777">
        <w:tc>
          <w:tcPr>
            <w:tcW w:w="2775" w:type="dxa"/>
            <w:shd w:val="clear" w:color="auto" w:fill="DDE9FC"/>
          </w:tcPr>
          <w:p w14:paraId="000002F0"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Cuando</w:t>
            </w:r>
          </w:p>
        </w:tc>
        <w:tc>
          <w:tcPr>
            <w:tcW w:w="6015" w:type="dxa"/>
            <w:shd w:val="clear" w:color="auto" w:fill="DDE9FC"/>
          </w:tcPr>
          <w:p w14:paraId="000002F1"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registro los datos del bovino relacionado al socio que deseo agregarle el animal.</w:t>
            </w:r>
          </w:p>
        </w:tc>
      </w:tr>
      <w:tr w:rsidR="00500F2A" w14:paraId="25B5A8C4" w14:textId="77777777">
        <w:trPr>
          <w:trHeight w:val="65"/>
        </w:trPr>
        <w:tc>
          <w:tcPr>
            <w:tcW w:w="2775" w:type="dxa"/>
            <w:shd w:val="clear" w:color="auto" w:fill="C9DAF8"/>
          </w:tcPr>
          <w:p w14:paraId="000002F2" w14:textId="77777777" w:rsidR="00500F2A" w:rsidRDefault="00EC7BAA">
            <w:pPr>
              <w:spacing w:line="240" w:lineRule="auto"/>
              <w:jc w:val="center"/>
              <w:rPr>
                <w:rFonts w:ascii="Arial" w:eastAsia="Arial" w:hAnsi="Arial" w:cs="Arial"/>
                <w:b/>
                <w:sz w:val="24"/>
                <w:szCs w:val="24"/>
              </w:rPr>
            </w:pPr>
            <w:r>
              <w:rPr>
                <w:rFonts w:ascii="Arial" w:eastAsia="Arial" w:hAnsi="Arial" w:cs="Arial"/>
                <w:b/>
                <w:sz w:val="24"/>
                <w:szCs w:val="24"/>
              </w:rPr>
              <w:t>Entonces</w:t>
            </w:r>
          </w:p>
        </w:tc>
        <w:tc>
          <w:tcPr>
            <w:tcW w:w="6015" w:type="dxa"/>
            <w:shd w:val="clear" w:color="auto" w:fill="C9DAF8"/>
          </w:tcPr>
          <w:p w14:paraId="000002F3" w14:textId="77777777" w:rsidR="00500F2A" w:rsidRDefault="00EC7BAA">
            <w:pPr>
              <w:spacing w:line="240" w:lineRule="auto"/>
              <w:rPr>
                <w:rFonts w:ascii="Arial" w:eastAsia="Arial" w:hAnsi="Arial" w:cs="Arial"/>
                <w:sz w:val="22"/>
                <w:szCs w:val="22"/>
              </w:rPr>
            </w:pPr>
            <w:r>
              <w:rPr>
                <w:rFonts w:ascii="Arial" w:eastAsia="Arial" w:hAnsi="Arial" w:cs="Arial"/>
                <w:sz w:val="22"/>
                <w:szCs w:val="22"/>
              </w:rPr>
              <w:t>el sistema guarda la información y asigna el bovino al socio correspondiente.</w:t>
            </w:r>
          </w:p>
        </w:tc>
      </w:tr>
    </w:tbl>
    <w:p w14:paraId="7293C7F2" w14:textId="0AC70465" w:rsidR="00582571" w:rsidRDefault="00582571">
      <w:pPr>
        <w:spacing w:line="276" w:lineRule="auto"/>
        <w:jc w:val="both"/>
        <w:rPr>
          <w:rFonts w:ascii="Arial" w:eastAsia="Arial" w:hAnsi="Arial" w:cs="Arial"/>
          <w:b/>
          <w:sz w:val="24"/>
          <w:szCs w:val="24"/>
        </w:rPr>
      </w:pPr>
    </w:p>
    <w:p w14:paraId="6023F488" w14:textId="77777777" w:rsidR="00582571" w:rsidRDefault="00582571">
      <w:pPr>
        <w:spacing w:line="276" w:lineRule="auto"/>
        <w:jc w:val="both"/>
        <w:rPr>
          <w:rFonts w:ascii="Arial" w:eastAsia="Arial" w:hAnsi="Arial" w:cs="Arial"/>
          <w:b/>
          <w:sz w:val="24"/>
          <w:szCs w:val="24"/>
        </w:rPr>
      </w:pPr>
    </w:p>
    <w:p w14:paraId="7D036F1C" w14:textId="24479458" w:rsidR="00582571" w:rsidRDefault="00582571">
      <w:pPr>
        <w:spacing w:line="259" w:lineRule="auto"/>
        <w:rPr>
          <w:rFonts w:ascii="Arial" w:eastAsia="Arial" w:hAnsi="Arial" w:cs="Arial"/>
          <w:b/>
          <w:sz w:val="24"/>
          <w:szCs w:val="24"/>
        </w:rPr>
      </w:pPr>
      <w:r>
        <w:rPr>
          <w:rFonts w:ascii="Arial" w:eastAsia="Arial" w:hAnsi="Arial" w:cs="Arial"/>
          <w:b/>
          <w:sz w:val="24"/>
          <w:szCs w:val="24"/>
        </w:rPr>
        <w:br w:type="page"/>
      </w:r>
    </w:p>
    <w:p w14:paraId="7E0FB557" w14:textId="110C9445" w:rsidR="00582571" w:rsidRDefault="00582571">
      <w:pPr>
        <w:spacing w:line="276" w:lineRule="auto"/>
        <w:jc w:val="both"/>
        <w:rPr>
          <w:rFonts w:ascii="Arial" w:eastAsia="Arial" w:hAnsi="Arial" w:cs="Arial"/>
          <w:b/>
          <w:sz w:val="24"/>
          <w:szCs w:val="24"/>
        </w:rPr>
      </w:pPr>
    </w:p>
    <w:p w14:paraId="10004693" w14:textId="70B67F89" w:rsidR="00582571" w:rsidRDefault="00582571" w:rsidP="00582571">
      <w:pPr>
        <w:spacing w:line="259" w:lineRule="auto"/>
        <w:rPr>
          <w:rFonts w:ascii="Arial" w:eastAsia="Arial" w:hAnsi="Arial" w:cs="Arial"/>
          <w:b/>
          <w:sz w:val="24"/>
          <w:szCs w:val="24"/>
        </w:rPr>
      </w:pPr>
      <w:r>
        <w:rPr>
          <w:rFonts w:ascii="Arial" w:eastAsia="Arial" w:hAnsi="Arial" w:cs="Arial"/>
          <w:b/>
          <w:sz w:val="24"/>
          <w:szCs w:val="24"/>
        </w:rPr>
        <w:t>Diagrama de arquitectura del alto nivel</w:t>
      </w:r>
    </w:p>
    <w:p w14:paraId="543FFA69" w14:textId="09431375" w:rsidR="00582571" w:rsidRDefault="00582571">
      <w:pPr>
        <w:spacing w:line="276" w:lineRule="auto"/>
        <w:jc w:val="both"/>
        <w:rPr>
          <w:rFonts w:ascii="Arial" w:eastAsia="Arial" w:hAnsi="Arial" w:cs="Arial"/>
          <w:b/>
          <w:sz w:val="24"/>
          <w:szCs w:val="24"/>
        </w:rPr>
      </w:pPr>
      <w:r w:rsidRPr="00582571">
        <w:rPr>
          <w:rFonts w:ascii="Arial" w:eastAsia="Arial" w:hAnsi="Arial" w:cs="Arial"/>
          <w:b/>
          <w:sz w:val="24"/>
          <w:szCs w:val="24"/>
        </w:rPr>
        <w:drawing>
          <wp:inline distT="0" distB="0" distL="0" distR="0" wp14:anchorId="6D4E1F61" wp14:editId="50764CAF">
            <wp:extent cx="5612130" cy="27228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22880"/>
                    </a:xfrm>
                    <a:prstGeom prst="rect">
                      <a:avLst/>
                    </a:prstGeom>
                  </pic:spPr>
                </pic:pic>
              </a:graphicData>
            </a:graphic>
          </wp:inline>
        </w:drawing>
      </w:r>
    </w:p>
    <w:p w14:paraId="19242FDF" w14:textId="77777777" w:rsidR="00582571" w:rsidRDefault="00582571">
      <w:pPr>
        <w:spacing w:line="276" w:lineRule="auto"/>
        <w:jc w:val="both"/>
        <w:rPr>
          <w:rFonts w:ascii="Arial" w:eastAsia="Arial" w:hAnsi="Arial" w:cs="Arial"/>
          <w:b/>
          <w:sz w:val="24"/>
          <w:szCs w:val="24"/>
        </w:rPr>
      </w:pPr>
    </w:p>
    <w:p w14:paraId="7EA7E9F3" w14:textId="77777777" w:rsidR="00582571" w:rsidRDefault="00582571">
      <w:pPr>
        <w:spacing w:line="276" w:lineRule="auto"/>
        <w:jc w:val="both"/>
        <w:rPr>
          <w:rFonts w:ascii="Arial" w:eastAsia="Arial" w:hAnsi="Arial" w:cs="Arial"/>
          <w:b/>
          <w:sz w:val="24"/>
          <w:szCs w:val="24"/>
        </w:rPr>
      </w:pPr>
    </w:p>
    <w:p w14:paraId="6EFB3780" w14:textId="77777777" w:rsidR="00582571" w:rsidRDefault="00582571">
      <w:pPr>
        <w:spacing w:line="276" w:lineRule="auto"/>
        <w:jc w:val="both"/>
        <w:rPr>
          <w:rFonts w:ascii="Arial" w:eastAsia="Arial" w:hAnsi="Arial" w:cs="Arial"/>
          <w:b/>
          <w:sz w:val="24"/>
          <w:szCs w:val="24"/>
        </w:rPr>
      </w:pPr>
    </w:p>
    <w:p w14:paraId="386A09ED" w14:textId="57AEFBB5" w:rsidR="00582571" w:rsidRDefault="00582571">
      <w:pPr>
        <w:spacing w:line="276" w:lineRule="auto"/>
        <w:jc w:val="both"/>
        <w:rPr>
          <w:rFonts w:ascii="Arial" w:eastAsia="Arial" w:hAnsi="Arial" w:cs="Arial"/>
          <w:b/>
          <w:sz w:val="24"/>
          <w:szCs w:val="24"/>
        </w:rPr>
      </w:pPr>
      <w:r>
        <w:rPr>
          <w:rFonts w:ascii="Arial" w:eastAsia="Arial" w:hAnsi="Arial" w:cs="Arial"/>
          <w:b/>
          <w:sz w:val="24"/>
          <w:szCs w:val="24"/>
        </w:rPr>
        <w:t>Diagrama de arquitectura Detallado</w:t>
      </w:r>
    </w:p>
    <w:p w14:paraId="2DE0551C" w14:textId="122DCBF8" w:rsidR="00582571" w:rsidRDefault="00582571">
      <w:pPr>
        <w:spacing w:line="276" w:lineRule="auto"/>
        <w:jc w:val="both"/>
        <w:rPr>
          <w:rFonts w:ascii="Arial" w:eastAsia="Arial" w:hAnsi="Arial" w:cs="Arial"/>
          <w:b/>
          <w:sz w:val="24"/>
          <w:szCs w:val="24"/>
        </w:rPr>
      </w:pPr>
    </w:p>
    <w:p w14:paraId="01F6B6CC" w14:textId="514F36B1" w:rsidR="00582571" w:rsidRDefault="00582571">
      <w:pPr>
        <w:spacing w:line="276" w:lineRule="auto"/>
        <w:jc w:val="both"/>
        <w:rPr>
          <w:rFonts w:ascii="Arial" w:eastAsia="Arial" w:hAnsi="Arial" w:cs="Arial"/>
          <w:b/>
          <w:sz w:val="24"/>
          <w:szCs w:val="24"/>
        </w:rPr>
      </w:pPr>
      <w:bookmarkStart w:id="42" w:name="_GoBack"/>
      <w:r w:rsidRPr="00582571">
        <w:rPr>
          <w:rFonts w:ascii="Arial" w:eastAsia="Arial" w:hAnsi="Arial" w:cs="Arial"/>
          <w:b/>
          <w:sz w:val="24"/>
          <w:szCs w:val="24"/>
        </w:rPr>
        <w:drawing>
          <wp:inline distT="0" distB="0" distL="0" distR="0" wp14:anchorId="66F20D59" wp14:editId="01300E00">
            <wp:extent cx="5612130" cy="25736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573655"/>
                    </a:xfrm>
                    <a:prstGeom prst="rect">
                      <a:avLst/>
                    </a:prstGeom>
                  </pic:spPr>
                </pic:pic>
              </a:graphicData>
            </a:graphic>
          </wp:inline>
        </w:drawing>
      </w:r>
      <w:bookmarkEnd w:id="42"/>
    </w:p>
    <w:sectPr w:rsidR="00582571">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Eydy SUAREZ BRIEVA" w:date="2023-09-11T16:47:00Z" w:initials="">
    <w:p w14:paraId="0000033F" w14:textId="77777777" w:rsidR="00500F2A" w:rsidRDefault="00EC7BAA">
      <w:pPr>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esta palabra es comprometedorá, se pueden resaltar algunas ventajas</w:t>
      </w:r>
    </w:p>
  </w:comment>
  <w:comment w:id="17" w:author="Eydy SUAREZ BRIEVA" w:date="2023-09-11T16:48:00Z" w:initials="">
    <w:p w14:paraId="00000341" w14:textId="77777777" w:rsidR="00500F2A" w:rsidRDefault="00EC7BAA">
      <w:pPr>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¿qué contemplan esos reportes?</w:t>
      </w:r>
    </w:p>
  </w:comment>
  <w:comment w:id="31" w:author="Eydy SUAREZ BRIEVA" w:date="2023-09-11T17:09:00Z" w:initials="">
    <w:p w14:paraId="0000033C" w14:textId="77777777" w:rsidR="00500F2A" w:rsidRDefault="00EC7BAA">
      <w:pPr>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entonces es semiestructurada</w:t>
      </w:r>
    </w:p>
  </w:comment>
  <w:comment w:id="33" w:author="Eydy SUAREZ BRIEVA" w:date="2023-09-11T17:19:00Z" w:initials="">
    <w:p w14:paraId="0000033D" w14:textId="77777777" w:rsidR="00500F2A" w:rsidRDefault="00EC7BAA">
      <w:pPr>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q¿ qué estado de salud se maneja?</w:t>
      </w:r>
    </w:p>
  </w:comment>
  <w:comment w:id="34" w:author="Eydy SUAREZ BRIEVA" w:date="2023-09-11T17:19:00Z" w:initials="">
    <w:p w14:paraId="00000340" w14:textId="77777777" w:rsidR="00500F2A" w:rsidRDefault="00EC7BAA">
      <w:pPr>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 qué etapas de vida se contemplan?</w:t>
      </w:r>
    </w:p>
  </w:comment>
  <w:comment w:id="35" w:author="Eydy SUAREZ BRIEVA" w:date="2023-09-11T17:22:00Z" w:initials="">
    <w:p w14:paraId="00000343" w14:textId="77777777" w:rsidR="00500F2A" w:rsidRDefault="00EC7BAA">
      <w:pPr>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La actualización del estado de la PQRS la hace el socio? revisa</w:t>
      </w:r>
      <w:r>
        <w:rPr>
          <w:rFonts w:ascii="Arial" w:eastAsia="Arial" w:hAnsi="Arial" w:cs="Arial"/>
          <w:color w:val="000000"/>
          <w:sz w:val="22"/>
          <w:szCs w:val="22"/>
        </w:rPr>
        <w:t>r</w:t>
      </w:r>
    </w:p>
  </w:comment>
  <w:comment w:id="36" w:author="Eydy SUAREZ BRIEVA" w:date="2023-09-11T17:22:00Z" w:initials="">
    <w:p w14:paraId="00000342" w14:textId="77777777" w:rsidR="00500F2A" w:rsidRDefault="00EC7BAA">
      <w:pPr>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el extends de inactivar licencia esta invertido, corregir</w:t>
      </w:r>
    </w:p>
  </w:comment>
  <w:comment w:id="41" w:author="Eydy SUAREZ BRIEVA" w:date="2023-09-11T17:35:00Z" w:initials="">
    <w:p w14:paraId="0000033E" w14:textId="77777777" w:rsidR="00500F2A" w:rsidRDefault="00EC7BAA">
      <w:pPr>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color w:val="000000"/>
          <w:sz w:val="22"/>
          <w:szCs w:val="22"/>
        </w:rPr>
        <w:t>no podemos tener dos veces el registro del insumo, se debe consultar o verificar primero su existencia y si luego hacer o no el registro, tienen este error en todas las altertanicas de crear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3F" w15:done="0"/>
  <w15:commentEx w15:paraId="00000341" w15:done="0"/>
  <w15:commentEx w15:paraId="0000033C" w15:done="0"/>
  <w15:commentEx w15:paraId="0000033D" w15:done="0"/>
  <w15:commentEx w15:paraId="00000340" w15:done="0"/>
  <w15:commentEx w15:paraId="00000343" w15:done="0"/>
  <w15:commentEx w15:paraId="00000342" w15:done="0"/>
  <w15:commentEx w15:paraId="0000033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890C6" w14:textId="77777777" w:rsidR="00EC7BAA" w:rsidRDefault="00EC7BAA">
      <w:pPr>
        <w:spacing w:line="240" w:lineRule="auto"/>
      </w:pPr>
      <w:r>
        <w:separator/>
      </w:r>
    </w:p>
  </w:endnote>
  <w:endnote w:type="continuationSeparator" w:id="0">
    <w:p w14:paraId="40241383" w14:textId="77777777" w:rsidR="00EC7BAA" w:rsidRDefault="00EC7B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1F3283" w14:textId="77777777" w:rsidR="00EC7BAA" w:rsidRDefault="00EC7BAA">
      <w:pPr>
        <w:spacing w:line="240" w:lineRule="auto"/>
      </w:pPr>
      <w:r>
        <w:separator/>
      </w:r>
    </w:p>
  </w:footnote>
  <w:footnote w:type="continuationSeparator" w:id="0">
    <w:p w14:paraId="1DD17578" w14:textId="77777777" w:rsidR="00EC7BAA" w:rsidRDefault="00EC7B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53E02"/>
    <w:multiLevelType w:val="multilevel"/>
    <w:tmpl w:val="11F8A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C547A7"/>
    <w:multiLevelType w:val="multilevel"/>
    <w:tmpl w:val="2BAA8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5871C4"/>
    <w:multiLevelType w:val="multilevel"/>
    <w:tmpl w:val="6BAE5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AD0DDC"/>
    <w:multiLevelType w:val="multilevel"/>
    <w:tmpl w:val="D59411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CD598F"/>
    <w:multiLevelType w:val="multilevel"/>
    <w:tmpl w:val="F9000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652B1B"/>
    <w:multiLevelType w:val="multilevel"/>
    <w:tmpl w:val="C6402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F75146"/>
    <w:multiLevelType w:val="multilevel"/>
    <w:tmpl w:val="45F63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634FD4"/>
    <w:multiLevelType w:val="multilevel"/>
    <w:tmpl w:val="8F761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C0F064E"/>
    <w:multiLevelType w:val="multilevel"/>
    <w:tmpl w:val="1A603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C2958F4"/>
    <w:multiLevelType w:val="multilevel"/>
    <w:tmpl w:val="AA7248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5F1A63"/>
    <w:multiLevelType w:val="multilevel"/>
    <w:tmpl w:val="03648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A47470"/>
    <w:multiLevelType w:val="multilevel"/>
    <w:tmpl w:val="7F2AF9D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377C60C3"/>
    <w:multiLevelType w:val="multilevel"/>
    <w:tmpl w:val="E4E81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9BC7603"/>
    <w:multiLevelType w:val="multilevel"/>
    <w:tmpl w:val="6B60C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B74C7C"/>
    <w:multiLevelType w:val="multilevel"/>
    <w:tmpl w:val="CAF47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2B25CC"/>
    <w:multiLevelType w:val="multilevel"/>
    <w:tmpl w:val="89201836"/>
    <w:lvl w:ilvl="0">
      <w:start w:val="1"/>
      <w:numFmt w:val="decimal"/>
      <w:lvlText w:val="%1."/>
      <w:lvlJc w:val="left"/>
      <w:pPr>
        <w:ind w:left="0" w:firstLine="0"/>
      </w:pPr>
    </w:lvl>
    <w:lvl w:ilvl="1">
      <w:start w:val="1"/>
      <w:numFmt w:val="decimal"/>
      <w:lvlText w:val="%1.%2"/>
      <w:lvlJc w:val="left"/>
      <w:pPr>
        <w:ind w:left="0" w:firstLine="0"/>
      </w:pPr>
      <w:rPr>
        <w:b/>
        <w:sz w:val="24"/>
        <w:szCs w:val="24"/>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5EFC2337"/>
    <w:multiLevelType w:val="multilevel"/>
    <w:tmpl w:val="4306B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C27707"/>
    <w:multiLevelType w:val="multilevel"/>
    <w:tmpl w:val="49E417C2"/>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8" w15:restartNumberingAfterBreak="0">
    <w:nsid w:val="63336533"/>
    <w:multiLevelType w:val="multilevel"/>
    <w:tmpl w:val="34364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860247"/>
    <w:multiLevelType w:val="multilevel"/>
    <w:tmpl w:val="29924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6B1E46"/>
    <w:multiLevelType w:val="multilevel"/>
    <w:tmpl w:val="198A4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F090CDC"/>
    <w:multiLevelType w:val="multilevel"/>
    <w:tmpl w:val="22A468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7997419"/>
    <w:multiLevelType w:val="multilevel"/>
    <w:tmpl w:val="8DEAEC7C"/>
    <w:lvl w:ilvl="0">
      <w:start w:val="2"/>
      <w:numFmt w:val="decimal"/>
      <w:lvlText w:val="%1."/>
      <w:lvlJc w:val="left"/>
      <w:pPr>
        <w:ind w:left="0" w:firstLine="0"/>
      </w:pPr>
    </w:lvl>
    <w:lvl w:ilvl="1">
      <w:start w:val="4"/>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3" w15:restartNumberingAfterBreak="0">
    <w:nsid w:val="7AF4305D"/>
    <w:multiLevelType w:val="multilevel"/>
    <w:tmpl w:val="4ED81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FA21BF"/>
    <w:multiLevelType w:val="multilevel"/>
    <w:tmpl w:val="C818B748"/>
    <w:lvl w:ilvl="0">
      <w:start w:val="1"/>
      <w:numFmt w:val="bullet"/>
      <w:lvlText w:val="●"/>
      <w:lvlJc w:val="left"/>
      <w:pPr>
        <w:ind w:left="720" w:hanging="360"/>
      </w:pPr>
      <w:rPr>
        <w:rFonts w:ascii="Arial" w:eastAsia="Arial" w:hAnsi="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E1E2ABA"/>
    <w:multiLevelType w:val="multilevel"/>
    <w:tmpl w:val="9BAA5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22"/>
  </w:num>
  <w:num w:numId="3">
    <w:abstractNumId w:val="24"/>
  </w:num>
  <w:num w:numId="4">
    <w:abstractNumId w:val="15"/>
  </w:num>
  <w:num w:numId="5">
    <w:abstractNumId w:val="4"/>
  </w:num>
  <w:num w:numId="6">
    <w:abstractNumId w:val="5"/>
  </w:num>
  <w:num w:numId="7">
    <w:abstractNumId w:val="25"/>
  </w:num>
  <w:num w:numId="8">
    <w:abstractNumId w:val="11"/>
  </w:num>
  <w:num w:numId="9">
    <w:abstractNumId w:val="8"/>
  </w:num>
  <w:num w:numId="10">
    <w:abstractNumId w:val="10"/>
  </w:num>
  <w:num w:numId="11">
    <w:abstractNumId w:val="6"/>
  </w:num>
  <w:num w:numId="12">
    <w:abstractNumId w:val="9"/>
  </w:num>
  <w:num w:numId="13">
    <w:abstractNumId w:val="13"/>
  </w:num>
  <w:num w:numId="14">
    <w:abstractNumId w:val="16"/>
  </w:num>
  <w:num w:numId="15">
    <w:abstractNumId w:val="14"/>
  </w:num>
  <w:num w:numId="16">
    <w:abstractNumId w:val="23"/>
  </w:num>
  <w:num w:numId="17">
    <w:abstractNumId w:val="18"/>
  </w:num>
  <w:num w:numId="18">
    <w:abstractNumId w:val="1"/>
  </w:num>
  <w:num w:numId="19">
    <w:abstractNumId w:val="19"/>
  </w:num>
  <w:num w:numId="20">
    <w:abstractNumId w:val="0"/>
  </w:num>
  <w:num w:numId="21">
    <w:abstractNumId w:val="7"/>
  </w:num>
  <w:num w:numId="22">
    <w:abstractNumId w:val="21"/>
  </w:num>
  <w:num w:numId="23">
    <w:abstractNumId w:val="12"/>
  </w:num>
  <w:num w:numId="24">
    <w:abstractNumId w:val="2"/>
  </w:num>
  <w:num w:numId="25">
    <w:abstractNumId w:val="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F2A"/>
    <w:rsid w:val="00500F2A"/>
    <w:rsid w:val="00582571"/>
    <w:rsid w:val="00EC7B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21A14"/>
  <w15:docId w15:val="{6A048644-0B87-44B1-9149-FBC742B1F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CO" w:bidi="ar-SA"/>
      </w:rPr>
    </w:rPrDefault>
    <w:pPrDefault>
      <w:pPr>
        <w:widowControl w:val="0"/>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7EF"/>
    <w:pPr>
      <w:spacing w:line="240" w:lineRule="atLeast"/>
    </w:pPr>
  </w:style>
  <w:style w:type="paragraph" w:styleId="Ttulo1">
    <w:name w:val="heading 1"/>
    <w:basedOn w:val="Normal"/>
    <w:next w:val="Normal"/>
    <w:link w:val="Ttulo1Car"/>
    <w:uiPriority w:val="9"/>
    <w:qFormat/>
    <w:rsid w:val="00A037EF"/>
    <w:pPr>
      <w:keepNext/>
      <w:numPr>
        <w:numId w:val="1"/>
      </w:numPr>
      <w:spacing w:before="120" w:after="60"/>
      <w:outlineLvl w:val="0"/>
    </w:pPr>
    <w:rPr>
      <w:rFonts w:ascii="Arial" w:hAnsi="Arial"/>
      <w:b/>
      <w:sz w:val="24"/>
    </w:rPr>
  </w:style>
  <w:style w:type="paragraph" w:styleId="Ttulo2">
    <w:name w:val="heading 2"/>
    <w:basedOn w:val="Ttulo1"/>
    <w:next w:val="Normal"/>
    <w:link w:val="Ttulo2Car"/>
    <w:uiPriority w:val="9"/>
    <w:unhideWhenUsed/>
    <w:qFormat/>
    <w:rsid w:val="00A037EF"/>
    <w:pPr>
      <w:numPr>
        <w:ilvl w:val="1"/>
      </w:numPr>
      <w:outlineLvl w:val="1"/>
    </w:pPr>
    <w:rPr>
      <w:sz w:val="20"/>
    </w:rPr>
  </w:style>
  <w:style w:type="paragraph" w:styleId="Ttulo3">
    <w:name w:val="heading 3"/>
    <w:basedOn w:val="Ttulo1"/>
    <w:next w:val="Normal"/>
    <w:link w:val="Ttulo3Car"/>
    <w:uiPriority w:val="9"/>
    <w:unhideWhenUsed/>
    <w:qFormat/>
    <w:rsid w:val="00A037EF"/>
    <w:pPr>
      <w:numPr>
        <w:ilvl w:val="2"/>
      </w:numPr>
      <w:outlineLvl w:val="2"/>
    </w:pPr>
    <w:rPr>
      <w:b w:val="0"/>
      <w:i/>
      <w:sz w:val="20"/>
    </w:rPr>
  </w:style>
  <w:style w:type="paragraph" w:styleId="Ttulo4">
    <w:name w:val="heading 4"/>
    <w:basedOn w:val="Ttulo1"/>
    <w:next w:val="Normal"/>
    <w:link w:val="Ttulo4Car"/>
    <w:uiPriority w:val="9"/>
    <w:semiHidden/>
    <w:unhideWhenUsed/>
    <w:qFormat/>
    <w:rsid w:val="00A037EF"/>
    <w:pPr>
      <w:numPr>
        <w:ilvl w:val="3"/>
      </w:numPr>
      <w:outlineLvl w:val="3"/>
    </w:pPr>
    <w:rPr>
      <w:b w:val="0"/>
      <w:sz w:val="20"/>
    </w:rPr>
  </w:style>
  <w:style w:type="paragraph" w:styleId="Ttulo5">
    <w:name w:val="heading 5"/>
    <w:basedOn w:val="Normal"/>
    <w:next w:val="Normal"/>
    <w:link w:val="Ttulo5Car"/>
    <w:uiPriority w:val="9"/>
    <w:semiHidden/>
    <w:unhideWhenUsed/>
    <w:qFormat/>
    <w:rsid w:val="00A037EF"/>
    <w:pPr>
      <w:numPr>
        <w:ilvl w:val="4"/>
        <w:numId w:val="1"/>
      </w:numPr>
      <w:spacing w:before="240" w:after="60"/>
      <w:ind w:left="2880"/>
      <w:outlineLvl w:val="4"/>
    </w:pPr>
    <w:rPr>
      <w:sz w:val="22"/>
    </w:rPr>
  </w:style>
  <w:style w:type="paragraph" w:styleId="Ttulo6">
    <w:name w:val="heading 6"/>
    <w:basedOn w:val="Normal"/>
    <w:next w:val="Normal"/>
    <w:link w:val="Ttulo6Car"/>
    <w:uiPriority w:val="9"/>
    <w:semiHidden/>
    <w:unhideWhenUsed/>
    <w:qFormat/>
    <w:rsid w:val="00A037EF"/>
    <w:pPr>
      <w:numPr>
        <w:ilvl w:val="5"/>
        <w:numId w:val="1"/>
      </w:numPr>
      <w:spacing w:before="240" w:after="60"/>
      <w:ind w:left="2880"/>
      <w:outlineLvl w:val="5"/>
    </w:pPr>
    <w:rPr>
      <w:i/>
      <w:sz w:val="22"/>
    </w:rPr>
  </w:style>
  <w:style w:type="paragraph" w:styleId="Ttulo7">
    <w:name w:val="heading 7"/>
    <w:basedOn w:val="Normal"/>
    <w:next w:val="Normal"/>
    <w:link w:val="Ttulo7Car"/>
    <w:qFormat/>
    <w:rsid w:val="00A037EF"/>
    <w:pPr>
      <w:numPr>
        <w:ilvl w:val="6"/>
        <w:numId w:val="1"/>
      </w:numPr>
      <w:spacing w:before="240" w:after="60"/>
      <w:ind w:left="2880"/>
      <w:outlineLvl w:val="6"/>
    </w:pPr>
  </w:style>
  <w:style w:type="paragraph" w:styleId="Ttulo8">
    <w:name w:val="heading 8"/>
    <w:basedOn w:val="Normal"/>
    <w:next w:val="Normal"/>
    <w:link w:val="Ttulo8Car"/>
    <w:qFormat/>
    <w:rsid w:val="00A037EF"/>
    <w:pPr>
      <w:numPr>
        <w:ilvl w:val="7"/>
        <w:numId w:val="1"/>
      </w:numPr>
      <w:spacing w:before="240" w:after="60"/>
      <w:ind w:left="2880"/>
      <w:outlineLvl w:val="7"/>
    </w:pPr>
    <w:rPr>
      <w:i/>
    </w:rPr>
  </w:style>
  <w:style w:type="paragraph" w:styleId="Ttulo9">
    <w:name w:val="heading 9"/>
    <w:basedOn w:val="Normal"/>
    <w:next w:val="Normal"/>
    <w:link w:val="Ttulo9Car"/>
    <w:qFormat/>
    <w:rsid w:val="00A037EF"/>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rsid w:val="00A037EF"/>
    <w:rPr>
      <w:rFonts w:ascii="Arial" w:eastAsia="Times New Roman" w:hAnsi="Arial" w:cs="Times New Roman"/>
      <w:b/>
      <w:sz w:val="24"/>
      <w:szCs w:val="20"/>
      <w:lang w:val="es-ES"/>
    </w:rPr>
  </w:style>
  <w:style w:type="character" w:customStyle="1" w:styleId="Ttulo2Car">
    <w:name w:val="Título 2 Car"/>
    <w:basedOn w:val="Fuentedeprrafopredeter"/>
    <w:link w:val="Ttulo2"/>
    <w:rsid w:val="00A037EF"/>
    <w:rPr>
      <w:rFonts w:ascii="Arial" w:eastAsia="Times New Roman" w:hAnsi="Arial" w:cs="Times New Roman"/>
      <w:b/>
      <w:sz w:val="20"/>
      <w:szCs w:val="20"/>
      <w:lang w:val="es-ES"/>
    </w:rPr>
  </w:style>
  <w:style w:type="character" w:customStyle="1" w:styleId="Ttulo3Car">
    <w:name w:val="Título 3 Car"/>
    <w:basedOn w:val="Fuentedeprrafopredeter"/>
    <w:link w:val="Ttulo3"/>
    <w:rsid w:val="00A037EF"/>
    <w:rPr>
      <w:rFonts w:ascii="Arial" w:eastAsia="Times New Roman" w:hAnsi="Arial" w:cs="Times New Roman"/>
      <w:i/>
      <w:sz w:val="20"/>
      <w:szCs w:val="20"/>
      <w:lang w:val="es-ES"/>
    </w:rPr>
  </w:style>
  <w:style w:type="character" w:customStyle="1" w:styleId="Ttulo4Car">
    <w:name w:val="Título 4 Car"/>
    <w:basedOn w:val="Fuentedeprrafopredeter"/>
    <w:link w:val="Ttulo4"/>
    <w:rsid w:val="00A037EF"/>
    <w:rPr>
      <w:rFonts w:ascii="Arial" w:eastAsia="Times New Roman" w:hAnsi="Arial" w:cs="Times New Roman"/>
      <w:sz w:val="20"/>
      <w:szCs w:val="20"/>
      <w:lang w:val="es-ES"/>
    </w:rPr>
  </w:style>
  <w:style w:type="character" w:customStyle="1" w:styleId="Ttulo5Car">
    <w:name w:val="Título 5 Car"/>
    <w:basedOn w:val="Fuentedeprrafopredeter"/>
    <w:link w:val="Ttulo5"/>
    <w:rsid w:val="00A037EF"/>
    <w:rPr>
      <w:rFonts w:ascii="Times New Roman" w:eastAsia="Times New Roman" w:hAnsi="Times New Roman" w:cs="Times New Roman"/>
      <w:szCs w:val="20"/>
      <w:lang w:val="es-ES"/>
    </w:rPr>
  </w:style>
  <w:style w:type="character" w:customStyle="1" w:styleId="Ttulo6Car">
    <w:name w:val="Título 6 Car"/>
    <w:basedOn w:val="Fuentedeprrafopredeter"/>
    <w:link w:val="Ttulo6"/>
    <w:rsid w:val="00A037EF"/>
    <w:rPr>
      <w:rFonts w:ascii="Times New Roman" w:eastAsia="Times New Roman" w:hAnsi="Times New Roman" w:cs="Times New Roman"/>
      <w:i/>
      <w:szCs w:val="20"/>
      <w:lang w:val="es-ES"/>
    </w:rPr>
  </w:style>
  <w:style w:type="character" w:customStyle="1" w:styleId="Ttulo7Car">
    <w:name w:val="Título 7 Car"/>
    <w:basedOn w:val="Fuentedeprrafopredeter"/>
    <w:link w:val="Ttulo7"/>
    <w:rsid w:val="00A037EF"/>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rsid w:val="00A037EF"/>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rsid w:val="00A037EF"/>
    <w:rPr>
      <w:rFonts w:ascii="Times New Roman" w:eastAsia="Times New Roman" w:hAnsi="Times New Roman" w:cs="Times New Roman"/>
      <w:b/>
      <w:i/>
      <w:sz w:val="18"/>
      <w:szCs w:val="20"/>
      <w:lang w:val="es-ES"/>
    </w:rPr>
  </w:style>
  <w:style w:type="paragraph" w:styleId="Textoindependiente">
    <w:name w:val="Body Text"/>
    <w:basedOn w:val="Normal"/>
    <w:link w:val="TextoindependienteCar"/>
    <w:rsid w:val="00A037EF"/>
    <w:pPr>
      <w:keepLines/>
      <w:spacing w:after="120"/>
      <w:ind w:left="720"/>
    </w:pPr>
  </w:style>
  <w:style w:type="character" w:customStyle="1" w:styleId="TextoindependienteCar">
    <w:name w:val="Texto independiente Car"/>
    <w:basedOn w:val="Fuentedeprrafopredeter"/>
    <w:link w:val="Textoindependiente"/>
    <w:rsid w:val="00A037EF"/>
    <w:rPr>
      <w:rFonts w:ascii="Times New Roman" w:eastAsia="Times New Roman" w:hAnsi="Times New Roman" w:cs="Times New Roman"/>
      <w:sz w:val="20"/>
      <w:szCs w:val="20"/>
      <w:lang w:val="es-ES"/>
    </w:rPr>
  </w:style>
  <w:style w:type="paragraph" w:customStyle="1" w:styleId="EstiloTextoindependienteVerdanaCursivaAzul">
    <w:name w:val="Estilo Texto independiente + Verdana Cursiva Azul"/>
    <w:basedOn w:val="Normal"/>
    <w:rsid w:val="00A037EF"/>
    <w:pPr>
      <w:keepLines/>
      <w:spacing w:after="120"/>
      <w:ind w:left="851"/>
      <w:jc w:val="both"/>
    </w:pPr>
    <w:rPr>
      <w:rFonts w:ascii="Verdana" w:hAnsi="Verdana"/>
      <w:i/>
      <w:iCs/>
      <w:color w:val="0000FF"/>
      <w:lang w:eastAsia="es-ES"/>
    </w:rPr>
  </w:style>
  <w:style w:type="paragraph" w:styleId="Prrafodelista">
    <w:name w:val="List Paragraph"/>
    <w:basedOn w:val="Normal"/>
    <w:link w:val="PrrafodelistaCar"/>
    <w:uiPriority w:val="34"/>
    <w:qFormat/>
    <w:rsid w:val="00B83E65"/>
    <w:pPr>
      <w:ind w:left="720"/>
      <w:contextualSpacing/>
    </w:pPr>
  </w:style>
  <w:style w:type="paragraph" w:styleId="Bibliografa">
    <w:name w:val="Bibliography"/>
    <w:basedOn w:val="Normal"/>
    <w:next w:val="Normal"/>
    <w:uiPriority w:val="37"/>
    <w:unhideWhenUsed/>
    <w:rsid w:val="002925A0"/>
    <w:pPr>
      <w:widowControl/>
      <w:spacing w:after="160" w:line="259" w:lineRule="auto"/>
    </w:pPr>
    <w:rPr>
      <w:rFonts w:asciiTheme="minorHAnsi" w:eastAsiaTheme="minorHAnsi" w:hAnsiTheme="minorHAnsi" w:cstheme="minorBidi"/>
      <w:sz w:val="22"/>
      <w:szCs w:val="22"/>
      <w:lang w:val="es-CO"/>
    </w:rPr>
  </w:style>
  <w:style w:type="character" w:styleId="Hipervnculo">
    <w:name w:val="Hyperlink"/>
    <w:basedOn w:val="Fuentedeprrafopredeter"/>
    <w:uiPriority w:val="99"/>
    <w:unhideWhenUsed/>
    <w:rsid w:val="002925A0"/>
    <w:rPr>
      <w:color w:val="0563C1" w:themeColor="hyperlink"/>
      <w:u w:val="single"/>
    </w:rPr>
  </w:style>
  <w:style w:type="character" w:styleId="Textoennegrita">
    <w:name w:val="Strong"/>
    <w:basedOn w:val="Fuentedeprrafopredeter"/>
    <w:uiPriority w:val="22"/>
    <w:qFormat/>
    <w:rsid w:val="002925A0"/>
    <w:rPr>
      <w:b/>
      <w:bCs/>
    </w:rPr>
  </w:style>
  <w:style w:type="paragraph" w:customStyle="1" w:styleId="InfoBlue">
    <w:name w:val="InfoBlue"/>
    <w:basedOn w:val="Normal"/>
    <w:next w:val="Textoindependiente"/>
    <w:autoRedefine/>
    <w:rsid w:val="004757D2"/>
    <w:pPr>
      <w:tabs>
        <w:tab w:val="left" w:pos="540"/>
        <w:tab w:val="left" w:pos="1260"/>
      </w:tabs>
      <w:spacing w:after="120" w:line="276" w:lineRule="auto"/>
      <w:ind w:left="708"/>
      <w:jc w:val="both"/>
    </w:pPr>
    <w:rPr>
      <w:rFonts w:ascii="Arial" w:hAnsi="Arial" w:cs="Arial"/>
      <w:sz w:val="24"/>
      <w:szCs w:val="24"/>
    </w:rPr>
  </w:style>
  <w:style w:type="character" w:customStyle="1" w:styleId="PrrafodelistaCar">
    <w:name w:val="Párrafo de lista Car"/>
    <w:basedOn w:val="Fuentedeprrafopredeter"/>
    <w:link w:val="Prrafodelista"/>
    <w:uiPriority w:val="34"/>
    <w:rsid w:val="00687307"/>
    <w:rPr>
      <w:rFonts w:ascii="Times New Roman" w:eastAsia="Times New Roman" w:hAnsi="Times New Roman" w:cs="Times New Roman"/>
      <w:sz w:val="20"/>
      <w:szCs w:val="20"/>
      <w:lang w:val="es-ES"/>
    </w:rPr>
  </w:style>
  <w:style w:type="paragraph" w:customStyle="1" w:styleId="parrafo">
    <w:name w:val="parrafo"/>
    <w:basedOn w:val="Sangra2detindependiente"/>
    <w:rsid w:val="00897DEF"/>
    <w:pPr>
      <w:spacing w:after="0" w:line="240" w:lineRule="atLeast"/>
      <w:ind w:left="0" w:firstLine="720"/>
      <w:jc w:val="both"/>
    </w:pPr>
    <w:rPr>
      <w:sz w:val="24"/>
    </w:rPr>
  </w:style>
  <w:style w:type="paragraph" w:styleId="Sangra2detindependiente">
    <w:name w:val="Body Text Indent 2"/>
    <w:basedOn w:val="Normal"/>
    <w:link w:val="Sangra2detindependienteCar"/>
    <w:uiPriority w:val="99"/>
    <w:semiHidden/>
    <w:unhideWhenUsed/>
    <w:rsid w:val="00897DE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897DEF"/>
    <w:rPr>
      <w:rFonts w:ascii="Times New Roman" w:eastAsia="Times New Roman" w:hAnsi="Times New Roman" w:cs="Times New Roman"/>
      <w:sz w:val="20"/>
      <w:szCs w:val="20"/>
      <w:lang w:val="es-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58257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82571"/>
  </w:style>
  <w:style w:type="paragraph" w:styleId="Piedepgina">
    <w:name w:val="footer"/>
    <w:basedOn w:val="Normal"/>
    <w:link w:val="PiedepginaCar"/>
    <w:uiPriority w:val="99"/>
    <w:unhideWhenUsed/>
    <w:rsid w:val="0058257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82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definicion.de/informe/" TargetMode="External"/><Relationship Id="rId13" Type="http://schemas.microsoft.com/office/2011/relationships/commentsExtended" Target="commentsExtended.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finicion.de/informacion/"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definicion.de/document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definicion.de/noticia/"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xvZ9ysXlZX6qTiixuPyTuA2PGQ==">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4890</Words>
  <Characters>26901</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Eydy del Carmen Suárez Brieva</dc:creator>
  <cp:lastModifiedBy>diego andres villa cardona</cp:lastModifiedBy>
  <cp:revision>2</cp:revision>
  <dcterms:created xsi:type="dcterms:W3CDTF">2023-08-25T09:15:00Z</dcterms:created>
  <dcterms:modified xsi:type="dcterms:W3CDTF">2023-11-24T19:06:00Z</dcterms:modified>
</cp:coreProperties>
</file>